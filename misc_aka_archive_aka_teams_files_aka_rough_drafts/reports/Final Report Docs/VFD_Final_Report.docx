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BDD2E" w14:textId="074B65B1" w:rsidR="00FA617B" w:rsidRPr="000E5260" w:rsidRDefault="00FE55AC" w:rsidP="0039019B">
      <w:pPr>
        <w:spacing w:line="276" w:lineRule="auto"/>
        <w:jc w:val="right"/>
        <w:rPr>
          <w:rFonts w:ascii="Arial" w:hAnsi="Arial" w:cs="Arial"/>
          <w:sz w:val="50"/>
          <w:szCs w:val="50"/>
        </w:rPr>
      </w:pPr>
      <w:r w:rsidRPr="12479A7F">
        <w:rPr>
          <w:rFonts w:ascii="Arial" w:hAnsi="Arial" w:cs="Arial"/>
          <w:sz w:val="50"/>
          <w:szCs w:val="50"/>
        </w:rPr>
        <w:t>VFD Motor Control</w:t>
      </w:r>
      <w:r w:rsidR="0F43CE06" w:rsidRPr="12479A7F">
        <w:rPr>
          <w:rFonts w:ascii="Arial" w:hAnsi="Arial" w:cs="Arial"/>
          <w:sz w:val="50"/>
          <w:szCs w:val="50"/>
        </w:rPr>
        <w:t>ler</w:t>
      </w:r>
    </w:p>
    <w:p w14:paraId="21D6AEF6" w14:textId="3CA5876E" w:rsidR="00FE55AC" w:rsidRPr="00FE55AC" w:rsidRDefault="00FE55AC" w:rsidP="0039019B">
      <w:pPr>
        <w:spacing w:line="276" w:lineRule="auto"/>
        <w:jc w:val="right"/>
        <w:rPr>
          <w:rFonts w:ascii="Arial" w:hAnsi="Arial" w:cs="Arial"/>
          <w:sz w:val="42"/>
          <w:szCs w:val="42"/>
        </w:rPr>
      </w:pPr>
      <w:r w:rsidRPr="00FE55AC">
        <w:rPr>
          <w:rFonts w:ascii="Arial" w:hAnsi="Arial" w:cs="Arial"/>
          <w:sz w:val="42"/>
          <w:szCs w:val="42"/>
        </w:rPr>
        <w:t xml:space="preserve">Mackenzie Miller </w:t>
      </w:r>
    </w:p>
    <w:p w14:paraId="3E7B45A0" w14:textId="6B7BD560" w:rsidR="00FE55AC" w:rsidRPr="00FE55AC" w:rsidRDefault="00FE55AC" w:rsidP="0039019B">
      <w:pPr>
        <w:spacing w:line="276" w:lineRule="auto"/>
        <w:jc w:val="right"/>
        <w:rPr>
          <w:rFonts w:ascii="Arial" w:hAnsi="Arial" w:cs="Arial"/>
          <w:sz w:val="42"/>
          <w:szCs w:val="42"/>
        </w:rPr>
      </w:pPr>
      <w:r w:rsidRPr="00FE55AC">
        <w:rPr>
          <w:rFonts w:ascii="Arial" w:hAnsi="Arial" w:cs="Arial"/>
          <w:sz w:val="42"/>
          <w:szCs w:val="42"/>
        </w:rPr>
        <w:t xml:space="preserve">Andrew Nguyen </w:t>
      </w:r>
    </w:p>
    <w:p w14:paraId="7AE0C66D" w14:textId="03BAB022" w:rsidR="00FE55AC" w:rsidRPr="00FE55AC" w:rsidRDefault="00FE55AC" w:rsidP="0039019B">
      <w:pPr>
        <w:spacing w:line="276" w:lineRule="auto"/>
        <w:jc w:val="right"/>
        <w:rPr>
          <w:rFonts w:ascii="Arial" w:hAnsi="Arial" w:cs="Arial"/>
          <w:sz w:val="42"/>
          <w:szCs w:val="42"/>
        </w:rPr>
      </w:pPr>
      <w:r w:rsidRPr="00FE55AC">
        <w:rPr>
          <w:rFonts w:ascii="Arial" w:hAnsi="Arial" w:cs="Arial"/>
          <w:sz w:val="42"/>
          <w:szCs w:val="42"/>
        </w:rPr>
        <w:t xml:space="preserve">Aidan Rader </w:t>
      </w:r>
    </w:p>
    <w:p w14:paraId="1A1E14C8" w14:textId="7D7AC459" w:rsidR="00FA617B" w:rsidRPr="00EB551B" w:rsidRDefault="00FE55AC" w:rsidP="0039019B">
      <w:pPr>
        <w:spacing w:line="276" w:lineRule="auto"/>
        <w:jc w:val="right"/>
        <w:rPr>
          <w:rFonts w:ascii="Arial" w:hAnsi="Arial" w:cs="Arial"/>
          <w:sz w:val="40"/>
          <w:szCs w:val="40"/>
        </w:rPr>
      </w:pPr>
      <w:r w:rsidRPr="00FE55AC">
        <w:rPr>
          <w:rFonts w:ascii="Arial" w:hAnsi="Arial" w:cs="Arial"/>
          <w:sz w:val="42"/>
          <w:szCs w:val="42"/>
        </w:rPr>
        <w:t>Ryan Regan</w:t>
      </w:r>
    </w:p>
    <w:p w14:paraId="0F0FFD53" w14:textId="77777777" w:rsidR="00FA617B" w:rsidRPr="00EB551B" w:rsidRDefault="00FA617B" w:rsidP="0039019B">
      <w:pPr>
        <w:spacing w:line="276" w:lineRule="auto"/>
        <w:jc w:val="right"/>
        <w:rPr>
          <w:rFonts w:ascii="Arial" w:hAnsi="Arial" w:cs="Arial"/>
          <w:sz w:val="40"/>
          <w:szCs w:val="40"/>
        </w:rPr>
      </w:pPr>
    </w:p>
    <w:p w14:paraId="28CAE1D1" w14:textId="77777777" w:rsidR="00FA617B" w:rsidRPr="00EB551B" w:rsidRDefault="00FA617B" w:rsidP="0039019B">
      <w:pPr>
        <w:spacing w:line="276" w:lineRule="auto"/>
        <w:jc w:val="right"/>
        <w:rPr>
          <w:rFonts w:ascii="Arial" w:hAnsi="Arial" w:cs="Arial"/>
          <w:sz w:val="40"/>
          <w:szCs w:val="40"/>
        </w:rPr>
      </w:pPr>
    </w:p>
    <w:p w14:paraId="0A45D330" w14:textId="77777777" w:rsidR="00FA617B" w:rsidRPr="00EB551B" w:rsidRDefault="00FA617B" w:rsidP="0039019B">
      <w:pPr>
        <w:spacing w:line="276" w:lineRule="auto"/>
        <w:jc w:val="right"/>
        <w:rPr>
          <w:rFonts w:ascii="Arial" w:hAnsi="Arial" w:cs="Arial"/>
          <w:sz w:val="40"/>
          <w:szCs w:val="40"/>
        </w:rPr>
      </w:pPr>
    </w:p>
    <w:p w14:paraId="73760342" w14:textId="77777777" w:rsidR="00FA617B" w:rsidRPr="00EB551B" w:rsidRDefault="00FA617B" w:rsidP="0039019B">
      <w:pPr>
        <w:spacing w:line="276" w:lineRule="auto"/>
        <w:jc w:val="right"/>
        <w:rPr>
          <w:rFonts w:ascii="Arial" w:hAnsi="Arial" w:cs="Arial"/>
          <w:sz w:val="40"/>
          <w:szCs w:val="40"/>
        </w:rPr>
      </w:pPr>
    </w:p>
    <w:p w14:paraId="29CBF945" w14:textId="77777777" w:rsidR="00FA617B" w:rsidRPr="00EB551B" w:rsidRDefault="00FA617B" w:rsidP="0039019B">
      <w:pPr>
        <w:spacing w:line="276" w:lineRule="auto"/>
        <w:rPr>
          <w:rFonts w:ascii="Arial" w:hAnsi="Arial" w:cs="Arial"/>
          <w:sz w:val="40"/>
          <w:szCs w:val="40"/>
        </w:rPr>
      </w:pPr>
    </w:p>
    <w:p w14:paraId="4801EE96" w14:textId="530B2AD8" w:rsidR="01599809" w:rsidRDefault="01599809" w:rsidP="12479A7F">
      <w:pPr>
        <w:spacing w:line="276" w:lineRule="auto"/>
        <w:jc w:val="right"/>
      </w:pPr>
      <w:r w:rsidRPr="12479A7F">
        <w:rPr>
          <w:rFonts w:ascii="Arial" w:hAnsi="Arial" w:cs="Arial"/>
          <w:b/>
          <w:bCs/>
          <w:smallCaps/>
          <w:sz w:val="52"/>
          <w:szCs w:val="52"/>
        </w:rPr>
        <w:t>Final System Report</w:t>
      </w:r>
    </w:p>
    <w:p w14:paraId="12B786F5" w14:textId="77777777" w:rsidR="00FA617B" w:rsidRDefault="00FA617B" w:rsidP="0039019B">
      <w:pPr>
        <w:spacing w:line="276" w:lineRule="auto"/>
        <w:jc w:val="left"/>
        <w:rPr>
          <w:rFonts w:ascii="Arial" w:hAnsi="Arial" w:cs="Arial"/>
          <w:sz w:val="42"/>
          <w:szCs w:val="42"/>
        </w:rPr>
      </w:pPr>
    </w:p>
    <w:p w14:paraId="6217B25C" w14:textId="77777777" w:rsidR="00EF0E6D" w:rsidRPr="00EB551B" w:rsidRDefault="00EF0E6D" w:rsidP="0039019B">
      <w:pPr>
        <w:spacing w:line="276" w:lineRule="auto"/>
        <w:jc w:val="left"/>
        <w:rPr>
          <w:rFonts w:ascii="Arial" w:hAnsi="Arial" w:cs="Arial"/>
          <w:sz w:val="42"/>
          <w:szCs w:val="42"/>
        </w:rPr>
      </w:pPr>
    </w:p>
    <w:p w14:paraId="1EA2191B" w14:textId="77777777" w:rsidR="00FA617B" w:rsidRPr="00EB551B" w:rsidRDefault="00FA617B" w:rsidP="0039019B">
      <w:pPr>
        <w:spacing w:line="276" w:lineRule="auto"/>
        <w:rPr>
          <w:rFonts w:ascii="Arial" w:hAnsi="Arial" w:cs="Arial"/>
          <w:sz w:val="28"/>
          <w:szCs w:val="28"/>
        </w:rPr>
      </w:pPr>
    </w:p>
    <w:p w14:paraId="4BA9ECDC" w14:textId="77777777" w:rsidR="00FA617B" w:rsidRPr="00EB551B" w:rsidRDefault="00FA617B" w:rsidP="0039019B">
      <w:pPr>
        <w:spacing w:line="276" w:lineRule="auto"/>
        <w:rPr>
          <w:rFonts w:ascii="Arial" w:hAnsi="Arial" w:cs="Arial"/>
          <w:sz w:val="28"/>
          <w:szCs w:val="28"/>
        </w:rPr>
      </w:pPr>
    </w:p>
    <w:p w14:paraId="50F09BC6" w14:textId="77777777" w:rsidR="00FA617B" w:rsidRPr="00EB551B" w:rsidRDefault="00FA617B" w:rsidP="0039019B">
      <w:pPr>
        <w:spacing w:line="276" w:lineRule="auto"/>
        <w:rPr>
          <w:rFonts w:ascii="Arial" w:hAnsi="Arial" w:cs="Arial"/>
          <w:sz w:val="28"/>
          <w:szCs w:val="28"/>
        </w:rPr>
      </w:pPr>
    </w:p>
    <w:p w14:paraId="3994CB54" w14:textId="77777777" w:rsidR="00FA617B" w:rsidRPr="00EB551B" w:rsidRDefault="00FA617B" w:rsidP="0039019B">
      <w:pPr>
        <w:spacing w:line="276" w:lineRule="auto"/>
        <w:rPr>
          <w:rFonts w:ascii="Arial" w:hAnsi="Arial" w:cs="Arial"/>
          <w:sz w:val="28"/>
          <w:szCs w:val="28"/>
        </w:rPr>
      </w:pPr>
    </w:p>
    <w:p w14:paraId="1C492B89" w14:textId="77777777" w:rsidR="00FA617B" w:rsidRPr="00EB551B" w:rsidRDefault="00FA617B" w:rsidP="0039019B">
      <w:pPr>
        <w:spacing w:line="276" w:lineRule="auto"/>
        <w:rPr>
          <w:rFonts w:ascii="Arial" w:hAnsi="Arial" w:cs="Arial"/>
          <w:sz w:val="28"/>
          <w:szCs w:val="28"/>
        </w:rPr>
      </w:pPr>
    </w:p>
    <w:p w14:paraId="3E17EE54" w14:textId="77777777" w:rsidR="00FA617B" w:rsidRPr="00EB551B" w:rsidRDefault="00FA617B" w:rsidP="0039019B">
      <w:pPr>
        <w:spacing w:line="276" w:lineRule="auto"/>
        <w:rPr>
          <w:rFonts w:ascii="Arial" w:hAnsi="Arial" w:cs="Arial"/>
          <w:sz w:val="28"/>
          <w:szCs w:val="28"/>
        </w:rPr>
      </w:pPr>
    </w:p>
    <w:p w14:paraId="371ED1E6" w14:textId="77777777" w:rsidR="00FA617B" w:rsidRPr="00EB551B" w:rsidRDefault="00FA617B" w:rsidP="0039019B">
      <w:pPr>
        <w:spacing w:line="276" w:lineRule="auto"/>
        <w:rPr>
          <w:rFonts w:ascii="Arial" w:hAnsi="Arial" w:cs="Arial"/>
          <w:sz w:val="28"/>
          <w:szCs w:val="28"/>
        </w:rPr>
      </w:pPr>
    </w:p>
    <w:p w14:paraId="3467460A" w14:textId="77777777" w:rsidR="00FA617B" w:rsidRPr="00EB551B" w:rsidRDefault="00FA617B" w:rsidP="0039019B">
      <w:pPr>
        <w:spacing w:line="276" w:lineRule="auto"/>
        <w:rPr>
          <w:rFonts w:ascii="Arial" w:hAnsi="Arial" w:cs="Arial"/>
          <w:sz w:val="28"/>
          <w:szCs w:val="28"/>
        </w:rPr>
      </w:pPr>
    </w:p>
    <w:p w14:paraId="2A5E4C06" w14:textId="54E12F08" w:rsidR="00FA617B" w:rsidRPr="00EB551B" w:rsidRDefault="00FA617B" w:rsidP="0039019B">
      <w:pPr>
        <w:spacing w:line="276" w:lineRule="auto"/>
        <w:rPr>
          <w:rFonts w:ascii="Arial" w:hAnsi="Arial" w:cs="Arial"/>
          <w:sz w:val="28"/>
          <w:szCs w:val="28"/>
        </w:rPr>
      </w:pPr>
    </w:p>
    <w:p w14:paraId="7E975054" w14:textId="77777777" w:rsidR="00FA617B" w:rsidRDefault="00FA617B" w:rsidP="0039019B">
      <w:pPr>
        <w:spacing w:line="276" w:lineRule="auto"/>
        <w:jc w:val="left"/>
        <w:rPr>
          <w:rFonts w:ascii="Arial" w:hAnsi="Arial" w:cs="Arial"/>
          <w:sz w:val="28"/>
          <w:szCs w:val="28"/>
        </w:rPr>
      </w:pPr>
    </w:p>
    <w:p w14:paraId="7046910A" w14:textId="77777777" w:rsidR="00EF0E6D" w:rsidRPr="00EB551B" w:rsidRDefault="00EF0E6D" w:rsidP="0039019B">
      <w:pPr>
        <w:spacing w:line="276" w:lineRule="auto"/>
        <w:jc w:val="left"/>
        <w:rPr>
          <w:rFonts w:ascii="Arial" w:hAnsi="Arial" w:cs="Arial"/>
          <w:sz w:val="28"/>
          <w:szCs w:val="28"/>
        </w:rPr>
      </w:pPr>
    </w:p>
    <w:p w14:paraId="1C8FDF42" w14:textId="77777777" w:rsidR="0039019B" w:rsidRPr="00EB551B" w:rsidRDefault="0039019B" w:rsidP="0039019B">
      <w:pPr>
        <w:spacing w:line="276" w:lineRule="auto"/>
        <w:jc w:val="left"/>
        <w:rPr>
          <w:rFonts w:ascii="Arial" w:hAnsi="Arial" w:cs="Arial"/>
          <w:sz w:val="28"/>
          <w:szCs w:val="28"/>
        </w:rPr>
      </w:pPr>
    </w:p>
    <w:p w14:paraId="5A94AB60" w14:textId="47AC3747" w:rsidR="00FA617B" w:rsidRPr="00EB551B" w:rsidRDefault="00FA617B" w:rsidP="0039019B">
      <w:pPr>
        <w:spacing w:line="276" w:lineRule="auto"/>
        <w:jc w:val="left"/>
        <w:rPr>
          <w:rFonts w:ascii="Arial" w:hAnsi="Arial" w:cs="Arial"/>
          <w:sz w:val="28"/>
          <w:szCs w:val="28"/>
        </w:rPr>
      </w:pPr>
      <w:r w:rsidRPr="34E27926">
        <w:rPr>
          <w:rFonts w:ascii="Arial" w:hAnsi="Arial" w:cs="Arial"/>
          <w:sz w:val="28"/>
          <w:szCs w:val="28"/>
        </w:rPr>
        <w:t xml:space="preserve">REVISION – </w:t>
      </w:r>
      <w:r w:rsidR="00344404" w:rsidRPr="34E27926">
        <w:rPr>
          <w:rFonts w:ascii="Arial" w:hAnsi="Arial" w:cs="Arial"/>
          <w:sz w:val="28"/>
          <w:szCs w:val="28"/>
        </w:rPr>
        <w:t>0</w:t>
      </w:r>
    </w:p>
    <w:p w14:paraId="7182490B" w14:textId="363FDD5A" w:rsidR="0FFBD7C9" w:rsidRDefault="0FFBD7C9" w:rsidP="34E27926">
      <w:pPr>
        <w:spacing w:line="276" w:lineRule="auto"/>
        <w:jc w:val="left"/>
        <w:sectPr w:rsidR="0FFBD7C9" w:rsidSect="00162656">
          <w:headerReference w:type="default" r:id="rId11"/>
          <w:footerReference w:type="default" r:id="rId12"/>
          <w:headerReference w:type="first" r:id="rId13"/>
          <w:footerReference w:type="first" r:id="rId14"/>
          <w:endnotePr>
            <w:numFmt w:val="decimal"/>
          </w:endnotePr>
          <w:type w:val="continuous"/>
          <w:pgSz w:w="12240" w:h="15840" w:code="1"/>
          <w:pgMar w:top="1440" w:right="1440" w:bottom="1440" w:left="1440" w:header="720" w:footer="720" w:gutter="0"/>
          <w:cols w:space="720"/>
          <w:titlePg/>
          <w:docGrid w:linePitch="360"/>
        </w:sectPr>
      </w:pPr>
      <w:r w:rsidRPr="34E27926">
        <w:rPr>
          <w:rFonts w:ascii="Arial" w:hAnsi="Arial" w:cs="Arial"/>
          <w:sz w:val="28"/>
          <w:szCs w:val="28"/>
        </w:rPr>
        <w:t>28 April 2025</w:t>
      </w:r>
    </w:p>
    <w:p w14:paraId="476E1C71" w14:textId="6BAC1A3B" w:rsidR="4530D642" w:rsidRDefault="4530D642" w:rsidP="34E27926">
      <w:pPr>
        <w:spacing w:line="276" w:lineRule="auto"/>
        <w:jc w:val="center"/>
      </w:pPr>
      <w:r w:rsidRPr="34E27926">
        <w:rPr>
          <w:rFonts w:ascii="Arial" w:hAnsi="Arial" w:cs="Arial"/>
          <w:smallCaps/>
          <w:sz w:val="36"/>
          <w:szCs w:val="36"/>
        </w:rPr>
        <w:t>Final System Report</w:t>
      </w:r>
    </w:p>
    <w:p w14:paraId="22725D9B" w14:textId="0C43D589" w:rsidR="00FA617B" w:rsidRPr="00EB551B" w:rsidRDefault="00FA617B" w:rsidP="0039019B">
      <w:pPr>
        <w:spacing w:line="276" w:lineRule="auto"/>
        <w:jc w:val="center"/>
        <w:rPr>
          <w:rFonts w:ascii="Arial" w:hAnsi="Arial" w:cs="Arial"/>
          <w:sz w:val="36"/>
          <w:szCs w:val="36"/>
        </w:rPr>
      </w:pPr>
      <w:r w:rsidRPr="34E27926">
        <w:rPr>
          <w:rFonts w:ascii="Arial" w:hAnsi="Arial" w:cs="Arial"/>
          <w:smallCaps/>
          <w:sz w:val="36"/>
          <w:szCs w:val="36"/>
        </w:rPr>
        <w:t>for</w:t>
      </w:r>
    </w:p>
    <w:p w14:paraId="187DD37C" w14:textId="61AC5994" w:rsidR="00FA617B" w:rsidRPr="00EB551B" w:rsidRDefault="000E5260" w:rsidP="0039019B">
      <w:pPr>
        <w:spacing w:line="276" w:lineRule="auto"/>
        <w:jc w:val="center"/>
        <w:rPr>
          <w:rFonts w:ascii="Arial" w:hAnsi="Arial" w:cs="Arial"/>
          <w:sz w:val="36"/>
          <w:szCs w:val="36"/>
        </w:rPr>
      </w:pPr>
      <w:r w:rsidRPr="34E27926">
        <w:rPr>
          <w:rFonts w:ascii="Arial" w:hAnsi="Arial" w:cs="Arial"/>
          <w:sz w:val="36"/>
          <w:szCs w:val="36"/>
        </w:rPr>
        <w:t>VFD Motor Control</w:t>
      </w:r>
      <w:r w:rsidR="46C338D9" w:rsidRPr="34E27926">
        <w:rPr>
          <w:rFonts w:ascii="Arial" w:hAnsi="Arial" w:cs="Arial"/>
          <w:sz w:val="36"/>
          <w:szCs w:val="36"/>
        </w:rPr>
        <w:t>ler</w:t>
      </w:r>
    </w:p>
    <w:p w14:paraId="0BDF3C0A" w14:textId="77777777" w:rsidR="00CC1A19" w:rsidRPr="00EB551B" w:rsidRDefault="00CC1A19" w:rsidP="0039019B">
      <w:pPr>
        <w:spacing w:line="276" w:lineRule="auto"/>
        <w:rPr>
          <w:rFonts w:ascii="Arial" w:hAnsi="Arial" w:cs="Arial"/>
        </w:rPr>
      </w:pPr>
    </w:p>
    <w:p w14:paraId="0E0F0388" w14:textId="77777777" w:rsidR="00CC1A19" w:rsidRPr="00EB551B" w:rsidRDefault="00CC1A19" w:rsidP="0039019B">
      <w:pPr>
        <w:spacing w:line="276" w:lineRule="auto"/>
        <w:rPr>
          <w:rFonts w:ascii="Arial" w:hAnsi="Arial" w:cs="Arial"/>
        </w:rPr>
      </w:pPr>
    </w:p>
    <w:p w14:paraId="71073F36" w14:textId="77777777" w:rsidR="00CC1A19" w:rsidRPr="00EB551B" w:rsidRDefault="00CC1A19" w:rsidP="0039019B">
      <w:pPr>
        <w:spacing w:line="276" w:lineRule="auto"/>
        <w:rPr>
          <w:rFonts w:ascii="Arial" w:hAnsi="Arial" w:cs="Arial"/>
        </w:rPr>
      </w:pPr>
    </w:p>
    <w:p w14:paraId="2E26FD29" w14:textId="77777777" w:rsidR="00FA617B" w:rsidRPr="00EB551B" w:rsidRDefault="00FA617B" w:rsidP="0039019B">
      <w:pPr>
        <w:spacing w:line="276" w:lineRule="auto"/>
        <w:rPr>
          <w:rFonts w:ascii="Arial" w:hAnsi="Arial" w:cs="Arial"/>
        </w:rPr>
      </w:pPr>
    </w:p>
    <w:p w14:paraId="3E10ED68" w14:textId="77777777" w:rsidR="00CC1A19" w:rsidRPr="00EB551B" w:rsidRDefault="00CC1A19" w:rsidP="0039019B">
      <w:pPr>
        <w:spacing w:line="276" w:lineRule="auto"/>
        <w:rPr>
          <w:rFonts w:ascii="Arial" w:hAnsi="Arial" w:cs="Arial"/>
        </w:rPr>
      </w:pPr>
    </w:p>
    <w:p w14:paraId="457F7DC0" w14:textId="77777777" w:rsidR="00FA617B" w:rsidRPr="00EB551B" w:rsidRDefault="00FA617B" w:rsidP="0039019B">
      <w:pPr>
        <w:spacing w:line="276" w:lineRule="auto"/>
        <w:jc w:val="center"/>
        <w:rPr>
          <w:rFonts w:ascii="Arial" w:hAnsi="Arial" w:cs="Arial"/>
          <w:smallCaps/>
        </w:rPr>
      </w:pPr>
      <w:r w:rsidRPr="00EB551B">
        <w:rPr>
          <w:rFonts w:ascii="Arial" w:hAnsi="Arial" w:cs="Arial"/>
          <w:smallCaps/>
        </w:rPr>
        <w:t>Prepared by:</w:t>
      </w:r>
    </w:p>
    <w:p w14:paraId="47080451" w14:textId="77777777" w:rsidR="00FA617B" w:rsidRPr="00EB551B" w:rsidRDefault="00FA617B" w:rsidP="0039019B">
      <w:pPr>
        <w:spacing w:line="276" w:lineRule="auto"/>
        <w:jc w:val="center"/>
        <w:rPr>
          <w:rFonts w:ascii="Arial" w:hAnsi="Arial" w:cs="Arial"/>
        </w:rPr>
      </w:pPr>
    </w:p>
    <w:p w14:paraId="199A81E7" w14:textId="77777777" w:rsidR="00FA617B" w:rsidRPr="00EB551B" w:rsidRDefault="00FA617B" w:rsidP="0039019B">
      <w:pPr>
        <w:spacing w:line="276" w:lineRule="auto"/>
        <w:jc w:val="center"/>
        <w:rPr>
          <w:rFonts w:ascii="Arial" w:hAnsi="Arial" w:cs="Arial"/>
        </w:rPr>
      </w:pPr>
    </w:p>
    <w:p w14:paraId="577632AA" w14:textId="77777777" w:rsidR="00FA617B" w:rsidRPr="00EB551B" w:rsidRDefault="00FA617B" w:rsidP="0039019B">
      <w:pPr>
        <w:spacing w:line="276" w:lineRule="auto"/>
        <w:jc w:val="center"/>
        <w:rPr>
          <w:rFonts w:ascii="Arial" w:hAnsi="Arial" w:cs="Arial"/>
        </w:rPr>
      </w:pPr>
    </w:p>
    <w:p w14:paraId="6C8282FD" w14:textId="77777777" w:rsidR="00FA617B" w:rsidRPr="00EB551B" w:rsidRDefault="00FA617B" w:rsidP="0039019B">
      <w:pPr>
        <w:spacing w:line="276" w:lineRule="auto"/>
        <w:jc w:val="center"/>
        <w:rPr>
          <w:rFonts w:ascii="Arial" w:hAnsi="Arial" w:cs="Arial"/>
        </w:rPr>
      </w:pPr>
    </w:p>
    <w:p w14:paraId="65E81EF1" w14:textId="77777777" w:rsidR="00FA617B" w:rsidRPr="00EB551B" w:rsidRDefault="00FA617B" w:rsidP="0039019B">
      <w:pPr>
        <w:spacing w:line="276" w:lineRule="auto"/>
        <w:ind w:left="2970"/>
        <w:rPr>
          <w:rFonts w:ascii="Arial" w:hAnsi="Arial" w:cs="Arial"/>
        </w:rPr>
      </w:pPr>
      <w:r w:rsidRPr="00EB551B">
        <w:rPr>
          <w:rFonts w:ascii="Arial" w:hAnsi="Arial" w:cs="Arial"/>
        </w:rPr>
        <w:t>_____________________________</w:t>
      </w:r>
    </w:p>
    <w:p w14:paraId="14F7E749" w14:textId="77777777" w:rsidR="00FA617B" w:rsidRPr="00EB551B" w:rsidRDefault="00FA617B" w:rsidP="0039019B">
      <w:pPr>
        <w:tabs>
          <w:tab w:val="left" w:pos="6210"/>
        </w:tabs>
        <w:spacing w:line="276" w:lineRule="auto"/>
        <w:ind w:left="2970"/>
        <w:rPr>
          <w:rFonts w:ascii="Arial" w:hAnsi="Arial" w:cs="Arial"/>
        </w:rPr>
      </w:pPr>
      <w:r w:rsidRPr="00EB551B">
        <w:rPr>
          <w:rFonts w:ascii="Arial" w:hAnsi="Arial" w:cs="Arial"/>
        </w:rPr>
        <w:t>Author</w:t>
      </w:r>
      <w:r w:rsidRPr="00EB551B">
        <w:rPr>
          <w:rFonts w:ascii="Arial" w:hAnsi="Arial" w:cs="Arial"/>
        </w:rPr>
        <w:tab/>
        <w:t>Date</w:t>
      </w:r>
    </w:p>
    <w:p w14:paraId="057085EF" w14:textId="77777777" w:rsidR="00FA617B" w:rsidRPr="00EB551B" w:rsidRDefault="00FA617B" w:rsidP="0039019B">
      <w:pPr>
        <w:spacing w:line="276" w:lineRule="auto"/>
        <w:ind w:left="2970"/>
        <w:jc w:val="center"/>
        <w:rPr>
          <w:rFonts w:ascii="Arial" w:hAnsi="Arial" w:cs="Arial"/>
        </w:rPr>
      </w:pPr>
    </w:p>
    <w:p w14:paraId="48CECDF5" w14:textId="77777777" w:rsidR="00FA617B" w:rsidRPr="00EB551B" w:rsidRDefault="00FA617B" w:rsidP="0039019B">
      <w:pPr>
        <w:spacing w:line="276" w:lineRule="auto"/>
        <w:ind w:left="2970"/>
        <w:jc w:val="center"/>
        <w:rPr>
          <w:rFonts w:ascii="Arial" w:hAnsi="Arial" w:cs="Arial"/>
        </w:rPr>
      </w:pPr>
    </w:p>
    <w:p w14:paraId="40C00952" w14:textId="77777777" w:rsidR="00FA617B" w:rsidRPr="00EB551B" w:rsidRDefault="00FA617B" w:rsidP="0039019B">
      <w:pPr>
        <w:spacing w:line="276" w:lineRule="auto"/>
        <w:ind w:left="2970"/>
        <w:jc w:val="center"/>
        <w:rPr>
          <w:rFonts w:ascii="Arial" w:hAnsi="Arial" w:cs="Arial"/>
        </w:rPr>
      </w:pPr>
    </w:p>
    <w:p w14:paraId="2232560C" w14:textId="77777777" w:rsidR="00FA617B" w:rsidRPr="00EB551B" w:rsidRDefault="00FA617B" w:rsidP="0039019B">
      <w:pPr>
        <w:spacing w:line="276" w:lineRule="auto"/>
        <w:ind w:left="2970"/>
        <w:jc w:val="center"/>
        <w:rPr>
          <w:rFonts w:ascii="Arial" w:hAnsi="Arial" w:cs="Arial"/>
        </w:rPr>
      </w:pPr>
    </w:p>
    <w:p w14:paraId="001BDA3D" w14:textId="77777777" w:rsidR="00FA617B" w:rsidRPr="00EB551B" w:rsidRDefault="00FA617B" w:rsidP="0039019B">
      <w:pPr>
        <w:spacing w:line="276" w:lineRule="auto"/>
        <w:jc w:val="center"/>
        <w:rPr>
          <w:rFonts w:ascii="Arial" w:hAnsi="Arial" w:cs="Arial"/>
          <w:smallCaps/>
        </w:rPr>
      </w:pPr>
      <w:r w:rsidRPr="00EB551B">
        <w:rPr>
          <w:rFonts w:ascii="Arial" w:hAnsi="Arial" w:cs="Arial"/>
          <w:smallCaps/>
        </w:rPr>
        <w:t>Approved by:</w:t>
      </w:r>
    </w:p>
    <w:p w14:paraId="478FFB66" w14:textId="77777777" w:rsidR="00FA617B" w:rsidRPr="00EB551B" w:rsidRDefault="00FA617B" w:rsidP="0039019B">
      <w:pPr>
        <w:spacing w:line="276" w:lineRule="auto"/>
        <w:ind w:left="2970"/>
        <w:jc w:val="center"/>
        <w:rPr>
          <w:rFonts w:ascii="Arial" w:hAnsi="Arial" w:cs="Arial"/>
        </w:rPr>
      </w:pPr>
    </w:p>
    <w:p w14:paraId="79AC5C75" w14:textId="77777777" w:rsidR="00FA617B" w:rsidRPr="00EB551B" w:rsidRDefault="00FA617B" w:rsidP="0039019B">
      <w:pPr>
        <w:spacing w:line="276" w:lineRule="auto"/>
        <w:ind w:left="2970"/>
        <w:rPr>
          <w:rFonts w:ascii="Arial" w:hAnsi="Arial" w:cs="Arial"/>
        </w:rPr>
      </w:pPr>
    </w:p>
    <w:p w14:paraId="6463EC03" w14:textId="77777777" w:rsidR="00FA617B" w:rsidRPr="00EB551B" w:rsidRDefault="00FA617B" w:rsidP="0039019B">
      <w:pPr>
        <w:spacing w:line="276" w:lineRule="auto"/>
        <w:ind w:left="2970"/>
        <w:rPr>
          <w:rFonts w:ascii="Arial" w:hAnsi="Arial" w:cs="Arial"/>
        </w:rPr>
      </w:pPr>
    </w:p>
    <w:p w14:paraId="68622480" w14:textId="77777777" w:rsidR="00FA617B" w:rsidRPr="00EB551B" w:rsidRDefault="00FA617B" w:rsidP="0039019B">
      <w:pPr>
        <w:spacing w:line="276" w:lineRule="auto"/>
        <w:ind w:left="2970"/>
        <w:rPr>
          <w:rFonts w:ascii="Arial" w:hAnsi="Arial" w:cs="Arial"/>
        </w:rPr>
      </w:pPr>
      <w:r w:rsidRPr="00EB551B">
        <w:rPr>
          <w:rFonts w:ascii="Arial" w:hAnsi="Arial" w:cs="Arial"/>
        </w:rPr>
        <w:t>_____________________________</w:t>
      </w:r>
    </w:p>
    <w:p w14:paraId="181F348B" w14:textId="77777777" w:rsidR="00FA617B" w:rsidRPr="00EB551B" w:rsidRDefault="00FA617B" w:rsidP="0039019B">
      <w:pPr>
        <w:tabs>
          <w:tab w:val="left" w:pos="6210"/>
        </w:tabs>
        <w:spacing w:line="276" w:lineRule="auto"/>
        <w:ind w:left="2970"/>
        <w:rPr>
          <w:rFonts w:ascii="Arial" w:hAnsi="Arial" w:cs="Arial"/>
        </w:rPr>
      </w:pPr>
      <w:r w:rsidRPr="00EB551B">
        <w:rPr>
          <w:rFonts w:ascii="Arial" w:hAnsi="Arial" w:cs="Arial"/>
        </w:rPr>
        <w:t>Project Leader</w:t>
      </w:r>
      <w:r w:rsidRPr="00EB551B">
        <w:rPr>
          <w:rFonts w:ascii="Arial" w:hAnsi="Arial" w:cs="Arial"/>
        </w:rPr>
        <w:tab/>
        <w:t>Date</w:t>
      </w:r>
    </w:p>
    <w:p w14:paraId="002F7D82" w14:textId="77777777" w:rsidR="00FA617B" w:rsidRPr="00EB551B" w:rsidRDefault="00FA617B" w:rsidP="0039019B">
      <w:pPr>
        <w:spacing w:line="276" w:lineRule="auto"/>
        <w:ind w:left="2970"/>
        <w:rPr>
          <w:rFonts w:ascii="Arial" w:hAnsi="Arial" w:cs="Arial"/>
        </w:rPr>
      </w:pPr>
    </w:p>
    <w:p w14:paraId="38EEA2DE" w14:textId="77777777" w:rsidR="00FA617B" w:rsidRPr="00EB551B" w:rsidRDefault="00FA617B" w:rsidP="0039019B">
      <w:pPr>
        <w:spacing w:line="276" w:lineRule="auto"/>
        <w:ind w:left="2970"/>
        <w:rPr>
          <w:rFonts w:ascii="Arial" w:hAnsi="Arial" w:cs="Arial"/>
        </w:rPr>
      </w:pPr>
    </w:p>
    <w:p w14:paraId="35EAF2CC" w14:textId="77777777" w:rsidR="00FA617B" w:rsidRPr="00EB551B" w:rsidRDefault="00FA617B" w:rsidP="0039019B">
      <w:pPr>
        <w:spacing w:line="276" w:lineRule="auto"/>
        <w:ind w:left="2970"/>
        <w:rPr>
          <w:rFonts w:ascii="Arial" w:hAnsi="Arial" w:cs="Arial"/>
        </w:rPr>
      </w:pPr>
    </w:p>
    <w:p w14:paraId="11713D4D" w14:textId="77777777" w:rsidR="00FA617B" w:rsidRPr="00EB551B" w:rsidRDefault="00FA617B" w:rsidP="0039019B">
      <w:pPr>
        <w:spacing w:line="276" w:lineRule="auto"/>
        <w:ind w:left="2970"/>
        <w:rPr>
          <w:rFonts w:ascii="Arial" w:hAnsi="Arial" w:cs="Arial"/>
        </w:rPr>
      </w:pPr>
    </w:p>
    <w:p w14:paraId="4049677F" w14:textId="77777777" w:rsidR="00FA617B" w:rsidRPr="00EB551B" w:rsidRDefault="00FA617B" w:rsidP="0039019B">
      <w:pPr>
        <w:spacing w:line="276" w:lineRule="auto"/>
        <w:ind w:left="2970"/>
        <w:rPr>
          <w:rFonts w:ascii="Arial" w:hAnsi="Arial" w:cs="Arial"/>
        </w:rPr>
      </w:pPr>
      <w:r w:rsidRPr="00EB551B">
        <w:rPr>
          <w:rFonts w:ascii="Arial" w:hAnsi="Arial" w:cs="Arial"/>
        </w:rPr>
        <w:t>_____________________________</w:t>
      </w:r>
    </w:p>
    <w:p w14:paraId="5B1459A3" w14:textId="7F4F0D94" w:rsidR="00FA617B" w:rsidRPr="00EB551B" w:rsidRDefault="00EB551B" w:rsidP="0039019B">
      <w:pPr>
        <w:tabs>
          <w:tab w:val="left" w:pos="6210"/>
        </w:tabs>
        <w:spacing w:line="276" w:lineRule="auto"/>
        <w:ind w:left="2970"/>
        <w:rPr>
          <w:rFonts w:ascii="Arial" w:hAnsi="Arial" w:cs="Arial"/>
        </w:rPr>
      </w:pPr>
      <w:r>
        <w:rPr>
          <w:rFonts w:ascii="Arial" w:hAnsi="Arial" w:cs="Arial"/>
        </w:rPr>
        <w:t>John Lusher II, P.E.</w:t>
      </w:r>
      <w:r w:rsidR="00FA617B" w:rsidRPr="00EB551B">
        <w:rPr>
          <w:rFonts w:ascii="Arial" w:hAnsi="Arial" w:cs="Arial"/>
        </w:rPr>
        <w:tab/>
        <w:t>Date</w:t>
      </w:r>
    </w:p>
    <w:p w14:paraId="36BFAEA3" w14:textId="77777777" w:rsidR="00FA617B" w:rsidRPr="00EB551B" w:rsidRDefault="00FA617B" w:rsidP="0039019B">
      <w:pPr>
        <w:spacing w:line="276" w:lineRule="auto"/>
        <w:ind w:left="2970"/>
        <w:rPr>
          <w:rFonts w:ascii="Arial" w:hAnsi="Arial" w:cs="Arial"/>
        </w:rPr>
      </w:pPr>
    </w:p>
    <w:p w14:paraId="729B76AF" w14:textId="77777777" w:rsidR="00FA617B" w:rsidRPr="00EB551B" w:rsidRDefault="00FA617B" w:rsidP="0039019B">
      <w:pPr>
        <w:spacing w:line="276" w:lineRule="auto"/>
        <w:ind w:left="2970"/>
        <w:rPr>
          <w:rFonts w:ascii="Arial" w:hAnsi="Arial" w:cs="Arial"/>
        </w:rPr>
      </w:pPr>
    </w:p>
    <w:p w14:paraId="5124FEC0" w14:textId="77777777" w:rsidR="00FA617B" w:rsidRPr="00EB551B" w:rsidRDefault="00FA617B" w:rsidP="0039019B">
      <w:pPr>
        <w:spacing w:line="276" w:lineRule="auto"/>
        <w:ind w:left="2970"/>
        <w:rPr>
          <w:rFonts w:ascii="Arial" w:hAnsi="Arial" w:cs="Arial"/>
        </w:rPr>
      </w:pPr>
    </w:p>
    <w:p w14:paraId="134DEA3D" w14:textId="77777777" w:rsidR="00FA617B" w:rsidRPr="00EB551B" w:rsidRDefault="00FA617B" w:rsidP="0039019B">
      <w:pPr>
        <w:spacing w:line="276" w:lineRule="auto"/>
        <w:ind w:left="2970"/>
        <w:rPr>
          <w:rFonts w:ascii="Arial" w:hAnsi="Arial" w:cs="Arial"/>
        </w:rPr>
      </w:pPr>
    </w:p>
    <w:p w14:paraId="2F1FDB83" w14:textId="77777777" w:rsidR="00FA617B" w:rsidRPr="00EB551B" w:rsidRDefault="00FA617B" w:rsidP="0039019B">
      <w:pPr>
        <w:spacing w:line="276" w:lineRule="auto"/>
        <w:ind w:left="2970"/>
        <w:rPr>
          <w:rFonts w:ascii="Arial" w:hAnsi="Arial" w:cs="Arial"/>
        </w:rPr>
      </w:pPr>
      <w:r w:rsidRPr="00EB551B">
        <w:rPr>
          <w:rFonts w:ascii="Arial" w:hAnsi="Arial" w:cs="Arial"/>
        </w:rPr>
        <w:t>_____________________________</w:t>
      </w:r>
    </w:p>
    <w:p w14:paraId="7434F0A7" w14:textId="77777777" w:rsidR="00FA617B" w:rsidRPr="00EB551B" w:rsidRDefault="00FA617B" w:rsidP="0039019B">
      <w:pPr>
        <w:tabs>
          <w:tab w:val="left" w:pos="6210"/>
        </w:tabs>
        <w:spacing w:line="276" w:lineRule="auto"/>
        <w:ind w:left="2970"/>
        <w:rPr>
          <w:rFonts w:ascii="Arial" w:hAnsi="Arial" w:cs="Arial"/>
        </w:rPr>
      </w:pPr>
      <w:r w:rsidRPr="00EB551B">
        <w:rPr>
          <w:rFonts w:ascii="Arial" w:hAnsi="Arial" w:cs="Arial"/>
        </w:rPr>
        <w:t xml:space="preserve">T/A      </w:t>
      </w:r>
      <w:r>
        <w:tab/>
      </w:r>
      <w:r w:rsidRPr="00EB551B">
        <w:rPr>
          <w:rFonts w:ascii="Arial" w:hAnsi="Arial" w:cs="Arial"/>
        </w:rPr>
        <w:t>Date</w:t>
      </w:r>
    </w:p>
    <w:p w14:paraId="4352926D" w14:textId="77777777" w:rsidR="00CC1A19" w:rsidRPr="00EB551B" w:rsidRDefault="00CC1A19" w:rsidP="0039019B">
      <w:pPr>
        <w:spacing w:line="276" w:lineRule="auto"/>
        <w:ind w:left="3330"/>
        <w:rPr>
          <w:rFonts w:ascii="Arial" w:hAnsi="Arial" w:cs="Arial"/>
        </w:rPr>
      </w:pPr>
    </w:p>
    <w:p w14:paraId="51C82FC5" w14:textId="77777777" w:rsidR="00CC1A19" w:rsidRPr="00EB551B" w:rsidRDefault="00CC1A19" w:rsidP="0039019B">
      <w:pPr>
        <w:spacing w:line="276" w:lineRule="auto"/>
        <w:jc w:val="left"/>
        <w:rPr>
          <w:rFonts w:ascii="Arial" w:hAnsi="Arial" w:cs="Arial"/>
          <w:i/>
          <w:iCs/>
          <w:szCs w:val="20"/>
        </w:rPr>
      </w:pPr>
    </w:p>
    <w:p w14:paraId="07DD800C" w14:textId="77777777" w:rsidR="00CC1A19" w:rsidRPr="00EB551B" w:rsidRDefault="00CC1A19" w:rsidP="0039019B">
      <w:pPr>
        <w:spacing w:line="276" w:lineRule="auto"/>
        <w:jc w:val="center"/>
        <w:rPr>
          <w:rFonts w:ascii="Arial" w:hAnsi="Arial" w:cs="Arial"/>
          <w:b/>
          <w:sz w:val="28"/>
        </w:rPr>
      </w:pPr>
      <w:r w:rsidRPr="00EB551B">
        <w:rPr>
          <w:rFonts w:ascii="Arial" w:hAnsi="Arial" w:cs="Arial"/>
          <w:b/>
          <w:sz w:val="28"/>
        </w:rPr>
        <w:br w:type="page"/>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3"/>
        <w:gridCol w:w="1499"/>
        <w:gridCol w:w="2778"/>
        <w:gridCol w:w="1341"/>
        <w:gridCol w:w="3039"/>
      </w:tblGrid>
      <w:tr w:rsidR="00CC1A19" w:rsidRPr="00EB551B" w14:paraId="2E306784" w14:textId="77777777" w:rsidTr="47B619AF">
        <w:tc>
          <w:tcPr>
            <w:tcW w:w="702" w:type="dxa"/>
            <w:shd w:val="clear" w:color="auto" w:fill="0079C1"/>
          </w:tcPr>
          <w:p w14:paraId="5785F9EA" w14:textId="77777777" w:rsidR="00CC1A19" w:rsidRPr="00EB551B" w:rsidRDefault="00CC1A19" w:rsidP="0039019B">
            <w:pPr>
              <w:spacing w:line="276" w:lineRule="auto"/>
              <w:rPr>
                <w:rFonts w:ascii="Arial" w:hAnsi="Arial" w:cs="Arial"/>
                <w:b/>
                <w:color w:val="FFFFFF"/>
              </w:rPr>
            </w:pPr>
            <w:r w:rsidRPr="00EB551B">
              <w:rPr>
                <w:rFonts w:ascii="Arial" w:hAnsi="Arial" w:cs="Arial"/>
                <w:b/>
                <w:color w:val="FFFFFF"/>
              </w:rPr>
              <w:t>Rev.</w:t>
            </w:r>
          </w:p>
        </w:tc>
        <w:tc>
          <w:tcPr>
            <w:tcW w:w="1522" w:type="dxa"/>
            <w:shd w:val="clear" w:color="auto" w:fill="0079C1"/>
          </w:tcPr>
          <w:p w14:paraId="49D170A1" w14:textId="77777777" w:rsidR="00CC1A19" w:rsidRPr="00EB551B" w:rsidRDefault="00CC1A19" w:rsidP="0039019B">
            <w:pPr>
              <w:spacing w:line="276" w:lineRule="auto"/>
              <w:rPr>
                <w:rFonts w:ascii="Arial" w:hAnsi="Arial" w:cs="Arial"/>
                <w:b/>
                <w:color w:val="FFFFFF"/>
              </w:rPr>
            </w:pPr>
            <w:r w:rsidRPr="00EB551B">
              <w:rPr>
                <w:rFonts w:ascii="Arial" w:hAnsi="Arial" w:cs="Arial"/>
                <w:b/>
                <w:color w:val="FFFFFF"/>
              </w:rPr>
              <w:t>Date</w:t>
            </w:r>
          </w:p>
        </w:tc>
        <w:tc>
          <w:tcPr>
            <w:tcW w:w="3027" w:type="dxa"/>
            <w:shd w:val="clear" w:color="auto" w:fill="0079C1"/>
          </w:tcPr>
          <w:p w14:paraId="02DABC8A" w14:textId="77777777" w:rsidR="00CC1A19" w:rsidRPr="00EB551B" w:rsidRDefault="00CC1A19" w:rsidP="0039019B">
            <w:pPr>
              <w:spacing w:line="276" w:lineRule="auto"/>
              <w:rPr>
                <w:rFonts w:ascii="Arial" w:hAnsi="Arial" w:cs="Arial"/>
                <w:b/>
                <w:color w:val="FFFFFF"/>
              </w:rPr>
            </w:pPr>
            <w:r w:rsidRPr="00EB551B">
              <w:rPr>
                <w:rFonts w:ascii="Arial" w:hAnsi="Arial" w:cs="Arial"/>
                <w:b/>
                <w:color w:val="FFFFFF"/>
              </w:rPr>
              <w:t>Originator</w:t>
            </w:r>
          </w:p>
        </w:tc>
        <w:tc>
          <w:tcPr>
            <w:tcW w:w="803" w:type="dxa"/>
            <w:shd w:val="clear" w:color="auto" w:fill="0079C1"/>
          </w:tcPr>
          <w:p w14:paraId="1C7FAAC4" w14:textId="77777777" w:rsidR="00CC1A19" w:rsidRPr="00EB551B" w:rsidRDefault="00CC1A19" w:rsidP="0039019B">
            <w:pPr>
              <w:spacing w:line="276" w:lineRule="auto"/>
              <w:rPr>
                <w:rFonts w:ascii="Arial" w:hAnsi="Arial" w:cs="Arial"/>
                <w:b/>
                <w:color w:val="FFFFFF"/>
              </w:rPr>
            </w:pPr>
            <w:r w:rsidRPr="00EB551B">
              <w:rPr>
                <w:rFonts w:ascii="Arial" w:hAnsi="Arial" w:cs="Arial"/>
                <w:b/>
                <w:color w:val="FFFFFF"/>
              </w:rPr>
              <w:t>Approvals</w:t>
            </w:r>
          </w:p>
        </w:tc>
        <w:tc>
          <w:tcPr>
            <w:tcW w:w="3306" w:type="dxa"/>
            <w:shd w:val="clear" w:color="auto" w:fill="0079C1"/>
          </w:tcPr>
          <w:p w14:paraId="68C6D042" w14:textId="77777777" w:rsidR="00CC1A19" w:rsidRPr="00EB551B" w:rsidRDefault="00CC1A19" w:rsidP="0039019B">
            <w:pPr>
              <w:spacing w:line="276" w:lineRule="auto"/>
              <w:rPr>
                <w:rFonts w:ascii="Arial" w:hAnsi="Arial" w:cs="Arial"/>
                <w:b/>
                <w:color w:val="FFFFFF"/>
              </w:rPr>
            </w:pPr>
            <w:r w:rsidRPr="00EB551B">
              <w:rPr>
                <w:rFonts w:ascii="Arial" w:hAnsi="Arial" w:cs="Arial"/>
                <w:b/>
                <w:color w:val="FFFFFF"/>
              </w:rPr>
              <w:t>Description</w:t>
            </w:r>
          </w:p>
        </w:tc>
      </w:tr>
      <w:tr w:rsidR="00FA617B" w:rsidRPr="00EB551B" w14:paraId="5026E6A2" w14:textId="77777777" w:rsidTr="47B619AF">
        <w:tc>
          <w:tcPr>
            <w:tcW w:w="702" w:type="dxa"/>
          </w:tcPr>
          <w:p w14:paraId="1200103E" w14:textId="5F24C31B" w:rsidR="00FA617B" w:rsidRPr="00EB551B" w:rsidRDefault="001C2964" w:rsidP="0039019B">
            <w:pPr>
              <w:spacing w:line="276" w:lineRule="auto"/>
              <w:rPr>
                <w:rFonts w:ascii="Arial" w:hAnsi="Arial" w:cs="Arial"/>
                <w:b/>
              </w:rPr>
            </w:pPr>
            <w:r>
              <w:rPr>
                <w:rFonts w:ascii="Arial" w:hAnsi="Arial" w:cs="Arial"/>
                <w:b/>
              </w:rPr>
              <w:t>0</w:t>
            </w:r>
          </w:p>
        </w:tc>
        <w:tc>
          <w:tcPr>
            <w:tcW w:w="1522" w:type="dxa"/>
          </w:tcPr>
          <w:p w14:paraId="277BD379" w14:textId="48BE7752" w:rsidR="00FA617B" w:rsidRPr="00EB551B" w:rsidRDefault="40870BCD" w:rsidP="0039019B">
            <w:pPr>
              <w:spacing w:line="276" w:lineRule="auto"/>
              <w:rPr>
                <w:rFonts w:ascii="Arial" w:hAnsi="Arial" w:cs="Arial"/>
              </w:rPr>
            </w:pPr>
            <w:r w:rsidRPr="47B619AF">
              <w:rPr>
                <w:rFonts w:ascii="Arial" w:hAnsi="Arial" w:cs="Arial"/>
              </w:rPr>
              <w:t>04/28/2025</w:t>
            </w:r>
          </w:p>
        </w:tc>
        <w:tc>
          <w:tcPr>
            <w:tcW w:w="3027" w:type="dxa"/>
          </w:tcPr>
          <w:p w14:paraId="546C7E3B" w14:textId="6D8B25DB" w:rsidR="00FA617B" w:rsidRPr="00EB551B" w:rsidRDefault="60BD627A" w:rsidP="0039019B">
            <w:pPr>
              <w:spacing w:line="276" w:lineRule="auto"/>
              <w:jc w:val="left"/>
              <w:rPr>
                <w:rFonts w:ascii="Arial" w:hAnsi="Arial" w:cs="Arial"/>
              </w:rPr>
            </w:pPr>
            <w:r w:rsidRPr="47B619AF">
              <w:rPr>
                <w:rFonts w:ascii="Arial" w:hAnsi="Arial" w:cs="Arial"/>
              </w:rPr>
              <w:t>VFD Motor Control</w:t>
            </w:r>
            <w:r w:rsidR="385158C9" w:rsidRPr="47B619AF">
              <w:rPr>
                <w:rFonts w:ascii="Arial" w:hAnsi="Arial" w:cs="Arial"/>
              </w:rPr>
              <w:t>ler</w:t>
            </w:r>
            <w:r w:rsidRPr="47B619AF">
              <w:rPr>
                <w:rFonts w:ascii="Arial" w:hAnsi="Arial" w:cs="Arial"/>
              </w:rPr>
              <w:t xml:space="preserve"> Team</w:t>
            </w:r>
          </w:p>
        </w:tc>
        <w:tc>
          <w:tcPr>
            <w:tcW w:w="803" w:type="dxa"/>
          </w:tcPr>
          <w:p w14:paraId="61337CE4" w14:textId="77777777" w:rsidR="00FA617B" w:rsidRPr="00EB551B" w:rsidRDefault="00FA617B" w:rsidP="0039019B">
            <w:pPr>
              <w:spacing w:line="276" w:lineRule="auto"/>
              <w:rPr>
                <w:rFonts w:ascii="Arial" w:hAnsi="Arial" w:cs="Arial"/>
              </w:rPr>
            </w:pPr>
          </w:p>
        </w:tc>
        <w:tc>
          <w:tcPr>
            <w:tcW w:w="3306" w:type="dxa"/>
          </w:tcPr>
          <w:p w14:paraId="0F4B2068" w14:textId="77777777" w:rsidR="00FA617B" w:rsidRPr="00EB551B" w:rsidRDefault="00FA617B" w:rsidP="0039019B">
            <w:pPr>
              <w:spacing w:line="276" w:lineRule="auto"/>
              <w:jc w:val="left"/>
              <w:rPr>
                <w:rFonts w:ascii="Arial" w:hAnsi="Arial" w:cs="Arial"/>
              </w:rPr>
            </w:pPr>
            <w:r w:rsidRPr="00EB551B">
              <w:rPr>
                <w:rFonts w:ascii="Arial" w:hAnsi="Arial" w:cs="Arial"/>
              </w:rPr>
              <w:t>Draft Release</w:t>
            </w:r>
          </w:p>
        </w:tc>
      </w:tr>
    </w:tbl>
    <w:p w14:paraId="7F6ABF2C" w14:textId="77777777" w:rsidR="00CC1A19" w:rsidRPr="00EB551B" w:rsidRDefault="00CC1A19" w:rsidP="0039019B">
      <w:pPr>
        <w:spacing w:line="276" w:lineRule="auto"/>
        <w:jc w:val="left"/>
        <w:rPr>
          <w:rFonts w:ascii="Arial" w:hAnsi="Arial" w:cs="Arial"/>
          <w:i/>
          <w:iCs/>
          <w:szCs w:val="20"/>
        </w:rPr>
      </w:pPr>
    </w:p>
    <w:p w14:paraId="3D34F185" w14:textId="77777777" w:rsidR="00CC1A19" w:rsidRPr="00EB551B" w:rsidRDefault="00CC1A19" w:rsidP="0039019B">
      <w:pPr>
        <w:spacing w:line="276" w:lineRule="auto"/>
        <w:jc w:val="left"/>
        <w:rPr>
          <w:rFonts w:ascii="Arial" w:hAnsi="Arial" w:cs="Arial"/>
          <w:i/>
        </w:rPr>
      </w:pPr>
    </w:p>
    <w:p w14:paraId="1D145421" w14:textId="58C37B5F" w:rsidR="4332CFB2" w:rsidRDefault="4332CFB2" w:rsidP="4332CFB2">
      <w:pPr>
        <w:spacing w:line="276" w:lineRule="auto"/>
        <w:jc w:val="left"/>
        <w:rPr>
          <w:rFonts w:ascii="Arial" w:hAnsi="Arial" w:cs="Arial"/>
          <w:i/>
          <w:iCs/>
        </w:rPr>
      </w:pPr>
    </w:p>
    <w:p w14:paraId="005AD2DC" w14:textId="5D6EF3CB" w:rsidR="4332CFB2" w:rsidRDefault="4332CFB2" w:rsidP="4332CFB2">
      <w:pPr>
        <w:spacing w:line="276" w:lineRule="auto"/>
        <w:jc w:val="left"/>
        <w:rPr>
          <w:rFonts w:ascii="Arial" w:hAnsi="Arial" w:cs="Arial"/>
          <w:i/>
          <w:iCs/>
        </w:rPr>
      </w:pPr>
    </w:p>
    <w:p w14:paraId="130224DE" w14:textId="47902BF2" w:rsidR="4332CFB2" w:rsidRDefault="4332CFB2" w:rsidP="4332CFB2">
      <w:pPr>
        <w:spacing w:line="276" w:lineRule="auto"/>
        <w:jc w:val="left"/>
        <w:rPr>
          <w:rFonts w:ascii="Arial" w:hAnsi="Arial" w:cs="Arial"/>
          <w:i/>
          <w:iCs/>
        </w:rPr>
      </w:pPr>
    </w:p>
    <w:p w14:paraId="735C6269" w14:textId="79A78573" w:rsidR="4332CFB2" w:rsidRDefault="4332CFB2" w:rsidP="4332CFB2">
      <w:pPr>
        <w:spacing w:line="276" w:lineRule="auto"/>
        <w:jc w:val="left"/>
        <w:rPr>
          <w:rFonts w:ascii="Arial" w:hAnsi="Arial" w:cs="Arial"/>
          <w:i/>
          <w:iCs/>
        </w:rPr>
      </w:pPr>
    </w:p>
    <w:p w14:paraId="49C7BDD2" w14:textId="0CA0BB47" w:rsidR="4332CFB2" w:rsidRDefault="4332CFB2" w:rsidP="4332CFB2">
      <w:pPr>
        <w:spacing w:line="276" w:lineRule="auto"/>
        <w:jc w:val="left"/>
        <w:rPr>
          <w:rFonts w:ascii="Arial" w:hAnsi="Arial" w:cs="Arial"/>
          <w:i/>
          <w:iCs/>
        </w:rPr>
      </w:pPr>
    </w:p>
    <w:p w14:paraId="7CE701AF" w14:textId="18D2FEBB" w:rsidR="4332CFB2" w:rsidRDefault="4332CFB2" w:rsidP="4332CFB2">
      <w:pPr>
        <w:spacing w:line="276" w:lineRule="auto"/>
        <w:jc w:val="left"/>
        <w:rPr>
          <w:rFonts w:ascii="Arial" w:hAnsi="Arial" w:cs="Arial"/>
          <w:i/>
          <w:iCs/>
        </w:rPr>
      </w:pPr>
    </w:p>
    <w:p w14:paraId="253DC925" w14:textId="535E78AB" w:rsidR="4332CFB2" w:rsidRDefault="4332CFB2" w:rsidP="4332CFB2">
      <w:pPr>
        <w:spacing w:line="276" w:lineRule="auto"/>
        <w:jc w:val="left"/>
        <w:rPr>
          <w:rFonts w:ascii="Arial" w:hAnsi="Arial" w:cs="Arial"/>
          <w:i/>
          <w:iCs/>
        </w:rPr>
      </w:pPr>
    </w:p>
    <w:p w14:paraId="1DDC5F4F" w14:textId="0AF0FD0C" w:rsidR="4332CFB2" w:rsidRDefault="4332CFB2" w:rsidP="4332CFB2">
      <w:pPr>
        <w:spacing w:line="276" w:lineRule="auto"/>
        <w:jc w:val="left"/>
        <w:rPr>
          <w:rFonts w:ascii="Arial" w:hAnsi="Arial" w:cs="Arial"/>
          <w:i/>
          <w:iCs/>
        </w:rPr>
      </w:pPr>
    </w:p>
    <w:p w14:paraId="35D1C4AD" w14:textId="73963A1B" w:rsidR="4332CFB2" w:rsidRDefault="4332CFB2" w:rsidP="4332CFB2">
      <w:pPr>
        <w:spacing w:line="276" w:lineRule="auto"/>
        <w:jc w:val="left"/>
        <w:rPr>
          <w:rFonts w:ascii="Arial" w:hAnsi="Arial" w:cs="Arial"/>
          <w:i/>
          <w:iCs/>
        </w:rPr>
      </w:pPr>
    </w:p>
    <w:p w14:paraId="62405D15" w14:textId="1DFC4646" w:rsidR="4332CFB2" w:rsidRDefault="4332CFB2" w:rsidP="4332CFB2">
      <w:pPr>
        <w:spacing w:line="276" w:lineRule="auto"/>
        <w:jc w:val="left"/>
        <w:rPr>
          <w:rFonts w:ascii="Arial" w:hAnsi="Arial" w:cs="Arial"/>
          <w:i/>
          <w:iCs/>
        </w:rPr>
      </w:pPr>
    </w:p>
    <w:p w14:paraId="44545298" w14:textId="2837C493" w:rsidR="4332CFB2" w:rsidRDefault="4332CFB2" w:rsidP="4332CFB2">
      <w:pPr>
        <w:spacing w:line="276" w:lineRule="auto"/>
        <w:jc w:val="left"/>
        <w:rPr>
          <w:rFonts w:ascii="Arial" w:hAnsi="Arial" w:cs="Arial"/>
          <w:i/>
          <w:iCs/>
        </w:rPr>
      </w:pPr>
    </w:p>
    <w:p w14:paraId="6F63090D" w14:textId="389C06C0" w:rsidR="4332CFB2" w:rsidRDefault="4332CFB2" w:rsidP="4332CFB2">
      <w:pPr>
        <w:spacing w:line="276" w:lineRule="auto"/>
        <w:jc w:val="left"/>
        <w:rPr>
          <w:rFonts w:ascii="Arial" w:hAnsi="Arial" w:cs="Arial"/>
          <w:i/>
          <w:iCs/>
        </w:rPr>
      </w:pPr>
    </w:p>
    <w:p w14:paraId="253006AA" w14:textId="1F90CBFB" w:rsidR="4332CFB2" w:rsidRDefault="4332CFB2" w:rsidP="4332CFB2">
      <w:pPr>
        <w:spacing w:line="276" w:lineRule="auto"/>
        <w:jc w:val="left"/>
        <w:rPr>
          <w:rFonts w:ascii="Arial" w:hAnsi="Arial" w:cs="Arial"/>
          <w:i/>
          <w:iCs/>
        </w:rPr>
      </w:pPr>
    </w:p>
    <w:p w14:paraId="2636479C" w14:textId="7C1C1E95" w:rsidR="4332CFB2" w:rsidRDefault="4332CFB2" w:rsidP="4332CFB2">
      <w:pPr>
        <w:spacing w:line="276" w:lineRule="auto"/>
        <w:jc w:val="left"/>
        <w:rPr>
          <w:rFonts w:ascii="Arial" w:hAnsi="Arial" w:cs="Arial"/>
          <w:i/>
          <w:iCs/>
        </w:rPr>
      </w:pPr>
    </w:p>
    <w:p w14:paraId="5F2C02B0" w14:textId="6DDCE041" w:rsidR="4332CFB2" w:rsidRDefault="4332CFB2" w:rsidP="4332CFB2">
      <w:pPr>
        <w:spacing w:line="276" w:lineRule="auto"/>
        <w:jc w:val="left"/>
        <w:rPr>
          <w:rFonts w:ascii="Arial" w:hAnsi="Arial" w:cs="Arial"/>
          <w:i/>
          <w:iCs/>
        </w:rPr>
      </w:pPr>
    </w:p>
    <w:p w14:paraId="4E980431" w14:textId="7E96893F" w:rsidR="4332CFB2" w:rsidRDefault="4332CFB2" w:rsidP="4332CFB2">
      <w:pPr>
        <w:spacing w:line="276" w:lineRule="auto"/>
        <w:jc w:val="left"/>
        <w:rPr>
          <w:rFonts w:ascii="Arial" w:hAnsi="Arial" w:cs="Arial"/>
          <w:i/>
          <w:iCs/>
        </w:rPr>
      </w:pPr>
    </w:p>
    <w:p w14:paraId="08A23B22" w14:textId="7651A129" w:rsidR="4332CFB2" w:rsidRDefault="4332CFB2" w:rsidP="4332CFB2">
      <w:pPr>
        <w:spacing w:line="276" w:lineRule="auto"/>
        <w:jc w:val="left"/>
        <w:rPr>
          <w:rFonts w:ascii="Arial" w:hAnsi="Arial" w:cs="Arial"/>
          <w:i/>
          <w:iCs/>
        </w:rPr>
      </w:pPr>
    </w:p>
    <w:p w14:paraId="4A788D28" w14:textId="5C5F2C8B" w:rsidR="4332CFB2" w:rsidRDefault="4332CFB2" w:rsidP="4332CFB2">
      <w:pPr>
        <w:spacing w:line="276" w:lineRule="auto"/>
        <w:jc w:val="left"/>
        <w:rPr>
          <w:rFonts w:ascii="Arial" w:hAnsi="Arial" w:cs="Arial"/>
          <w:i/>
          <w:iCs/>
        </w:rPr>
      </w:pPr>
    </w:p>
    <w:p w14:paraId="2416B916" w14:textId="07842F17" w:rsidR="4332CFB2" w:rsidRDefault="4332CFB2" w:rsidP="4332CFB2">
      <w:pPr>
        <w:spacing w:line="276" w:lineRule="auto"/>
        <w:jc w:val="left"/>
        <w:rPr>
          <w:rFonts w:ascii="Arial" w:hAnsi="Arial" w:cs="Arial"/>
          <w:i/>
          <w:iCs/>
        </w:rPr>
      </w:pPr>
    </w:p>
    <w:p w14:paraId="762F0C8A" w14:textId="25B735A5" w:rsidR="4332CFB2" w:rsidRDefault="4332CFB2" w:rsidP="4332CFB2">
      <w:pPr>
        <w:spacing w:line="276" w:lineRule="auto"/>
        <w:jc w:val="left"/>
        <w:rPr>
          <w:rFonts w:ascii="Arial" w:hAnsi="Arial" w:cs="Arial"/>
          <w:i/>
          <w:iCs/>
        </w:rPr>
      </w:pPr>
    </w:p>
    <w:p w14:paraId="62AFC1CA" w14:textId="472D7DF4" w:rsidR="4332CFB2" w:rsidRDefault="4332CFB2" w:rsidP="4332CFB2">
      <w:pPr>
        <w:spacing w:line="276" w:lineRule="auto"/>
        <w:jc w:val="left"/>
        <w:rPr>
          <w:rFonts w:ascii="Arial" w:hAnsi="Arial" w:cs="Arial"/>
          <w:i/>
          <w:iCs/>
        </w:rPr>
      </w:pPr>
    </w:p>
    <w:p w14:paraId="58FEE39A" w14:textId="0DDC7028" w:rsidR="4332CFB2" w:rsidRDefault="4332CFB2" w:rsidP="4332CFB2">
      <w:pPr>
        <w:spacing w:line="276" w:lineRule="auto"/>
        <w:jc w:val="left"/>
        <w:rPr>
          <w:rFonts w:ascii="Arial" w:hAnsi="Arial" w:cs="Arial"/>
          <w:i/>
          <w:iCs/>
        </w:rPr>
      </w:pPr>
    </w:p>
    <w:p w14:paraId="1BF91806" w14:textId="0294226F" w:rsidR="4332CFB2" w:rsidRDefault="4332CFB2" w:rsidP="4332CFB2">
      <w:pPr>
        <w:spacing w:line="276" w:lineRule="auto"/>
        <w:jc w:val="left"/>
        <w:rPr>
          <w:rFonts w:ascii="Arial" w:hAnsi="Arial" w:cs="Arial"/>
          <w:i/>
          <w:iCs/>
        </w:rPr>
      </w:pPr>
    </w:p>
    <w:p w14:paraId="47967647" w14:textId="37B541DB" w:rsidR="4332CFB2" w:rsidRDefault="4332CFB2" w:rsidP="4332CFB2">
      <w:pPr>
        <w:spacing w:line="276" w:lineRule="auto"/>
        <w:jc w:val="left"/>
        <w:rPr>
          <w:rFonts w:ascii="Arial" w:hAnsi="Arial" w:cs="Arial"/>
          <w:i/>
          <w:iCs/>
        </w:rPr>
      </w:pPr>
    </w:p>
    <w:p w14:paraId="1F8A3016" w14:textId="5EBFEF23" w:rsidR="4332CFB2" w:rsidRDefault="4332CFB2" w:rsidP="4332CFB2">
      <w:pPr>
        <w:spacing w:line="276" w:lineRule="auto"/>
        <w:jc w:val="left"/>
        <w:rPr>
          <w:rFonts w:ascii="Arial" w:hAnsi="Arial" w:cs="Arial"/>
          <w:i/>
          <w:iCs/>
        </w:rPr>
      </w:pPr>
    </w:p>
    <w:p w14:paraId="11AB9120" w14:textId="62EB0C7E" w:rsidR="4332CFB2" w:rsidRDefault="4332CFB2" w:rsidP="4332CFB2">
      <w:pPr>
        <w:spacing w:line="276" w:lineRule="auto"/>
        <w:jc w:val="left"/>
        <w:rPr>
          <w:rFonts w:ascii="Arial" w:hAnsi="Arial" w:cs="Arial"/>
          <w:i/>
          <w:iCs/>
        </w:rPr>
      </w:pPr>
    </w:p>
    <w:p w14:paraId="6B3232C4" w14:textId="3A0D3E27" w:rsidR="4332CFB2" w:rsidRDefault="4332CFB2" w:rsidP="4332CFB2">
      <w:pPr>
        <w:spacing w:line="276" w:lineRule="auto"/>
        <w:jc w:val="left"/>
        <w:rPr>
          <w:rFonts w:ascii="Arial" w:hAnsi="Arial" w:cs="Arial"/>
          <w:i/>
          <w:iCs/>
        </w:rPr>
      </w:pPr>
    </w:p>
    <w:p w14:paraId="7A56C333" w14:textId="4E167CC2" w:rsidR="4332CFB2" w:rsidRDefault="4332CFB2" w:rsidP="4332CFB2">
      <w:pPr>
        <w:spacing w:line="276" w:lineRule="auto"/>
        <w:jc w:val="left"/>
        <w:rPr>
          <w:rFonts w:ascii="Arial" w:hAnsi="Arial" w:cs="Arial"/>
          <w:i/>
          <w:iCs/>
        </w:rPr>
      </w:pPr>
    </w:p>
    <w:p w14:paraId="285E9B78" w14:textId="587F6CBD" w:rsidR="4332CFB2" w:rsidRDefault="4332CFB2" w:rsidP="4332CFB2">
      <w:pPr>
        <w:spacing w:line="276" w:lineRule="auto"/>
        <w:jc w:val="left"/>
        <w:rPr>
          <w:rFonts w:ascii="Arial" w:hAnsi="Arial" w:cs="Arial"/>
          <w:i/>
          <w:iCs/>
        </w:rPr>
      </w:pPr>
    </w:p>
    <w:p w14:paraId="788D81CB" w14:textId="1878AEF8" w:rsidR="4332CFB2" w:rsidRDefault="4332CFB2" w:rsidP="4332CFB2">
      <w:pPr>
        <w:spacing w:line="276" w:lineRule="auto"/>
        <w:jc w:val="left"/>
        <w:rPr>
          <w:rFonts w:ascii="Arial" w:hAnsi="Arial" w:cs="Arial"/>
          <w:i/>
          <w:iCs/>
        </w:rPr>
      </w:pPr>
    </w:p>
    <w:p w14:paraId="5BE26B8F" w14:textId="14216642" w:rsidR="4332CFB2" w:rsidRDefault="4332CFB2" w:rsidP="4332CFB2">
      <w:pPr>
        <w:spacing w:line="276" w:lineRule="auto"/>
        <w:jc w:val="left"/>
        <w:rPr>
          <w:rFonts w:ascii="Arial" w:hAnsi="Arial" w:cs="Arial"/>
          <w:i/>
          <w:iCs/>
        </w:rPr>
      </w:pPr>
    </w:p>
    <w:p w14:paraId="763868F1" w14:textId="705040DE" w:rsidR="4332CFB2" w:rsidRDefault="4332CFB2" w:rsidP="4332CFB2">
      <w:pPr>
        <w:spacing w:line="276" w:lineRule="auto"/>
        <w:jc w:val="left"/>
        <w:rPr>
          <w:rFonts w:ascii="Arial" w:hAnsi="Arial" w:cs="Arial"/>
          <w:i/>
          <w:iCs/>
        </w:rPr>
      </w:pPr>
    </w:p>
    <w:p w14:paraId="310FBDF6" w14:textId="532490E3" w:rsidR="4332CFB2" w:rsidRDefault="4332CFB2" w:rsidP="4332CFB2">
      <w:pPr>
        <w:spacing w:line="276" w:lineRule="auto"/>
        <w:jc w:val="left"/>
        <w:rPr>
          <w:rFonts w:ascii="Arial" w:hAnsi="Arial" w:cs="Arial"/>
          <w:i/>
          <w:iCs/>
        </w:rPr>
      </w:pPr>
    </w:p>
    <w:p w14:paraId="0F34C1FD" w14:textId="60DDE552" w:rsidR="00CC1A19" w:rsidRDefault="00CC1A19" w:rsidP="0039019B">
      <w:pPr>
        <w:spacing w:line="276" w:lineRule="auto"/>
        <w:jc w:val="left"/>
        <w:rPr>
          <w:rFonts w:ascii="Arial" w:hAnsi="Arial" w:cs="Arial"/>
          <w:i/>
        </w:rPr>
      </w:pPr>
    </w:p>
    <w:p w14:paraId="55ED9D5E" w14:textId="44D77CC7" w:rsidR="6AA642A7" w:rsidRDefault="6AA642A7" w:rsidP="4B59E967">
      <w:pPr>
        <w:pStyle w:val="TOC1"/>
        <w:rPr>
          <w:rFonts w:asciiTheme="minorHAnsi" w:eastAsiaTheme="minorEastAsia" w:hAnsiTheme="minorHAnsi" w:cstheme="minorBidi"/>
          <w:b w:val="0"/>
          <w:sz w:val="24"/>
        </w:rPr>
      </w:pPr>
      <w:r>
        <w:fldChar w:fldCharType="begin"/>
      </w:r>
      <w:r>
        <w:instrText>TOC \o "1-9" \z \u \h</w:instrText>
      </w:r>
      <w:r>
        <w:fldChar w:fldCharType="separate"/>
      </w:r>
      <w:hyperlink w:anchor="_Toc196776727">
        <w:r w:rsidR="001354C0" w:rsidRPr="4B59E967">
          <w:rPr>
            <w:rStyle w:val="Hyperlink"/>
            <w:rFonts w:ascii="Arial" w:hAnsi="Arial" w:cs="Arial"/>
          </w:rPr>
          <w:t>Table of Contents</w:t>
        </w:r>
        <w:r>
          <w:tab/>
        </w:r>
        <w:r>
          <w:fldChar w:fldCharType="begin"/>
        </w:r>
        <w:r>
          <w:instrText xml:space="preserve"> PAGEREF _Toc196776727 \h </w:instrText>
        </w:r>
        <w:r>
          <w:fldChar w:fldCharType="separate"/>
        </w:r>
        <w:r w:rsidR="00D71A89">
          <w:rPr>
            <w:b w:val="0"/>
            <w:bCs/>
          </w:rPr>
          <w:t>Error! Bookmark not defined.</w:t>
        </w:r>
        <w:r>
          <w:fldChar w:fldCharType="end"/>
        </w:r>
      </w:hyperlink>
    </w:p>
    <w:p w14:paraId="4743278D" w14:textId="75BA6A10" w:rsidR="001354C0" w:rsidRDefault="001354C0" w:rsidP="4B59E967">
      <w:pPr>
        <w:pStyle w:val="TOC1"/>
        <w:rPr>
          <w:rFonts w:asciiTheme="minorHAnsi" w:eastAsiaTheme="minorEastAsia" w:hAnsiTheme="minorHAnsi" w:cstheme="minorBidi"/>
          <w:b w:val="0"/>
          <w:sz w:val="24"/>
        </w:rPr>
      </w:pPr>
      <w:hyperlink w:anchor="_Toc196776728">
        <w:r w:rsidRPr="4B59E967">
          <w:rPr>
            <w:rStyle w:val="Hyperlink"/>
            <w:rFonts w:ascii="Arial" w:hAnsi="Arial" w:cs="Arial"/>
          </w:rPr>
          <w:t>List of Tables</w:t>
        </w:r>
        <w:r>
          <w:tab/>
        </w:r>
        <w:r>
          <w:fldChar w:fldCharType="begin"/>
        </w:r>
        <w:r>
          <w:instrText xml:space="preserve"> PAGEREF _Toc196776728 \h </w:instrText>
        </w:r>
        <w:r>
          <w:fldChar w:fldCharType="separate"/>
        </w:r>
        <w:r w:rsidR="00D71A89">
          <w:rPr>
            <w:b w:val="0"/>
            <w:bCs/>
          </w:rPr>
          <w:t>Error! Bookmark not defined.</w:t>
        </w:r>
        <w:r>
          <w:fldChar w:fldCharType="end"/>
        </w:r>
      </w:hyperlink>
    </w:p>
    <w:p w14:paraId="2BDFD0CB" w14:textId="15108FF8" w:rsidR="001354C0" w:rsidRDefault="001354C0" w:rsidP="4B59E967">
      <w:pPr>
        <w:pStyle w:val="TOC1"/>
        <w:rPr>
          <w:rFonts w:asciiTheme="minorHAnsi" w:eastAsiaTheme="minorEastAsia" w:hAnsiTheme="minorHAnsi" w:cstheme="minorBidi"/>
          <w:b w:val="0"/>
          <w:sz w:val="24"/>
        </w:rPr>
      </w:pPr>
      <w:hyperlink w:anchor="_Toc196776729">
        <w:r w:rsidRPr="4B59E967">
          <w:rPr>
            <w:rStyle w:val="Hyperlink"/>
            <w:rFonts w:ascii="Arial" w:hAnsi="Arial" w:cs="Arial"/>
          </w:rPr>
          <w:t>No table of figures entries found.</w:t>
        </w:r>
        <w:r>
          <w:tab/>
        </w:r>
        <w:r>
          <w:fldChar w:fldCharType="begin"/>
        </w:r>
        <w:r>
          <w:instrText xml:space="preserve"> PAGEREF _Toc196776729 \h </w:instrText>
        </w:r>
        <w:r>
          <w:fldChar w:fldCharType="separate"/>
        </w:r>
        <w:r w:rsidR="00D71A89">
          <w:rPr>
            <w:b w:val="0"/>
            <w:bCs/>
          </w:rPr>
          <w:t>Error! Bookmark not defined.</w:t>
        </w:r>
        <w:r>
          <w:fldChar w:fldCharType="end"/>
        </w:r>
      </w:hyperlink>
    </w:p>
    <w:p w14:paraId="03A75E32" w14:textId="527F931D" w:rsidR="001354C0" w:rsidRDefault="001354C0" w:rsidP="4B59E967">
      <w:pPr>
        <w:pStyle w:val="TOC1"/>
        <w:rPr>
          <w:rFonts w:asciiTheme="minorHAnsi" w:eastAsiaTheme="minorEastAsia" w:hAnsiTheme="minorHAnsi" w:cstheme="minorBidi"/>
          <w:b w:val="0"/>
          <w:sz w:val="24"/>
        </w:rPr>
      </w:pPr>
      <w:hyperlink w:anchor="_Toc196776730">
        <w:r w:rsidRPr="4B59E967">
          <w:rPr>
            <w:rStyle w:val="Hyperlink"/>
            <w:rFonts w:ascii="Arial" w:hAnsi="Arial" w:cs="Arial"/>
          </w:rPr>
          <w:t>List of Figures</w:t>
        </w:r>
        <w:r>
          <w:tab/>
        </w:r>
        <w:r>
          <w:fldChar w:fldCharType="begin"/>
        </w:r>
        <w:r>
          <w:instrText xml:space="preserve"> PAGEREF _Toc196776730 \h </w:instrText>
        </w:r>
        <w:r>
          <w:fldChar w:fldCharType="separate"/>
        </w:r>
        <w:r w:rsidR="00D71A89">
          <w:rPr>
            <w:b w:val="0"/>
            <w:bCs/>
          </w:rPr>
          <w:t>Error! Bookmark not defined.</w:t>
        </w:r>
        <w:r>
          <w:fldChar w:fldCharType="end"/>
        </w:r>
      </w:hyperlink>
    </w:p>
    <w:p w14:paraId="59F40031" w14:textId="50E1F79E" w:rsidR="001354C0" w:rsidRDefault="001354C0" w:rsidP="4B59E967">
      <w:pPr>
        <w:pStyle w:val="TOC1"/>
        <w:rPr>
          <w:rFonts w:asciiTheme="minorHAnsi" w:eastAsiaTheme="minorEastAsia" w:hAnsiTheme="minorHAnsi" w:cstheme="minorBidi"/>
          <w:b w:val="0"/>
          <w:sz w:val="24"/>
        </w:rPr>
      </w:pPr>
      <w:hyperlink w:anchor="_Toc196776731">
        <w:r w:rsidRPr="4B59E967">
          <w:rPr>
            <w:rStyle w:val="Hyperlink"/>
            <w:rFonts w:ascii="Arial" w:hAnsi="Arial"/>
          </w:rPr>
          <w:t>No table of figures entries found.</w:t>
        </w:r>
        <w:r>
          <w:tab/>
        </w:r>
        <w:r>
          <w:fldChar w:fldCharType="begin"/>
        </w:r>
        <w:r>
          <w:instrText xml:space="preserve"> PAGEREF _Toc196776731 \h </w:instrText>
        </w:r>
        <w:r>
          <w:fldChar w:fldCharType="separate"/>
        </w:r>
        <w:r w:rsidR="00D71A89">
          <w:rPr>
            <w:b w:val="0"/>
            <w:bCs/>
          </w:rPr>
          <w:t>Error! Bookmark not defined.</w:t>
        </w:r>
        <w:r>
          <w:fldChar w:fldCharType="end"/>
        </w:r>
      </w:hyperlink>
    </w:p>
    <w:p w14:paraId="4BEF76B7" w14:textId="4E640308" w:rsidR="001354C0" w:rsidRDefault="001354C0" w:rsidP="4B59E967">
      <w:pPr>
        <w:pStyle w:val="TOC1"/>
        <w:rPr>
          <w:rFonts w:asciiTheme="minorHAnsi" w:eastAsiaTheme="minorEastAsia" w:hAnsiTheme="minorHAnsi" w:cstheme="minorBidi"/>
          <w:b w:val="0"/>
          <w:sz w:val="24"/>
        </w:rPr>
      </w:pPr>
      <w:hyperlink w:anchor="_Toc196776732">
        <w:r w:rsidRPr="4B59E967">
          <w:rPr>
            <w:rStyle w:val="Hyperlink"/>
            <w:rFonts w:ascii="Arial" w:eastAsia="Arial" w:hAnsi="Arial"/>
          </w:rPr>
          <w:t>1.</w:t>
        </w:r>
        <w:r>
          <w:tab/>
        </w:r>
        <w:r w:rsidRPr="4B59E967">
          <w:rPr>
            <w:rStyle w:val="Hyperlink"/>
            <w:rFonts w:ascii="Arial" w:eastAsia="Arial" w:hAnsi="Arial"/>
          </w:rPr>
          <w:t>System Introduction</w:t>
        </w:r>
        <w:r>
          <w:tab/>
        </w:r>
        <w:r>
          <w:fldChar w:fldCharType="begin"/>
        </w:r>
        <w:r>
          <w:instrText xml:space="preserve"> PAGEREF _Toc196776732 \h </w:instrText>
        </w:r>
        <w:r>
          <w:fldChar w:fldCharType="separate"/>
        </w:r>
        <w:r w:rsidR="00D71A89">
          <w:rPr>
            <w:b w:val="0"/>
            <w:bCs/>
          </w:rPr>
          <w:t>Error! Bookmark not defined.</w:t>
        </w:r>
        <w:r>
          <w:fldChar w:fldCharType="end"/>
        </w:r>
      </w:hyperlink>
    </w:p>
    <w:p w14:paraId="329B70FE" w14:textId="1D1040D7" w:rsidR="001354C0" w:rsidRDefault="001354C0" w:rsidP="4B59E967">
      <w:pPr>
        <w:pStyle w:val="TOC2"/>
        <w:tabs>
          <w:tab w:val="left" w:pos="960"/>
          <w:tab w:val="right" w:leader="dot" w:pos="9350"/>
        </w:tabs>
        <w:rPr>
          <w:rFonts w:asciiTheme="minorHAnsi" w:eastAsiaTheme="minorEastAsia" w:hAnsiTheme="minorHAnsi" w:cstheme="minorBidi"/>
          <w:noProof/>
          <w:sz w:val="24"/>
          <w:szCs w:val="24"/>
        </w:rPr>
      </w:pPr>
      <w:hyperlink w:anchor="_Toc196776733">
        <w:r w:rsidRPr="4B59E967">
          <w:rPr>
            <w:rStyle w:val="Hyperlink"/>
            <w:noProof/>
          </w:rPr>
          <w:t>1.1.</w:t>
        </w:r>
        <w:r>
          <w:tab/>
        </w:r>
        <w:r w:rsidRPr="4B59E967">
          <w:rPr>
            <w:rStyle w:val="Hyperlink"/>
            <w:noProof/>
          </w:rPr>
          <w:t>Block Diagram</w:t>
        </w:r>
        <w:r>
          <w:tab/>
        </w:r>
        <w:r w:rsidRPr="4B59E967">
          <w:rPr>
            <w:noProof/>
          </w:rPr>
          <w:fldChar w:fldCharType="begin"/>
        </w:r>
        <w:r w:rsidRPr="4B59E967">
          <w:rPr>
            <w:noProof/>
          </w:rPr>
          <w:instrText xml:space="preserve"> PAGEREF _Toc196776733 \h </w:instrText>
        </w:r>
        <w:r w:rsidRPr="4B59E967">
          <w:rPr>
            <w:noProof/>
          </w:rPr>
          <w:fldChar w:fldCharType="separate"/>
        </w:r>
        <w:r w:rsidR="00D71A89">
          <w:rPr>
            <w:b/>
            <w:bCs/>
            <w:noProof/>
          </w:rPr>
          <w:t>Error! Bookmark not defined.</w:t>
        </w:r>
        <w:r w:rsidRPr="4B59E967">
          <w:rPr>
            <w:noProof/>
          </w:rPr>
          <w:fldChar w:fldCharType="end"/>
        </w:r>
      </w:hyperlink>
    </w:p>
    <w:p w14:paraId="03A106EE" w14:textId="5DD5BCBC" w:rsidR="001354C0" w:rsidRDefault="001354C0" w:rsidP="4B59E967">
      <w:pPr>
        <w:pStyle w:val="TOC1"/>
        <w:rPr>
          <w:rFonts w:asciiTheme="minorHAnsi" w:eastAsiaTheme="minorEastAsia" w:hAnsiTheme="minorHAnsi" w:cstheme="minorBidi"/>
          <w:b w:val="0"/>
          <w:sz w:val="24"/>
        </w:rPr>
      </w:pPr>
      <w:hyperlink w:anchor="_Toc196776734">
        <w:r w:rsidRPr="4B59E967">
          <w:rPr>
            <w:rStyle w:val="Hyperlink"/>
          </w:rPr>
          <w:t>2.</w:t>
        </w:r>
        <w:r>
          <w:tab/>
        </w:r>
        <w:r w:rsidRPr="4B59E967">
          <w:rPr>
            <w:rStyle w:val="Hyperlink"/>
          </w:rPr>
          <w:t>Integration</w:t>
        </w:r>
        <w:r>
          <w:tab/>
        </w:r>
        <w:r>
          <w:fldChar w:fldCharType="begin"/>
        </w:r>
        <w:r>
          <w:instrText xml:space="preserve"> PAGEREF _Toc196776734 \h </w:instrText>
        </w:r>
        <w:r>
          <w:fldChar w:fldCharType="separate"/>
        </w:r>
        <w:r w:rsidR="00D71A89">
          <w:rPr>
            <w:b w:val="0"/>
            <w:bCs/>
          </w:rPr>
          <w:t>Error! Bookmark not defined.</w:t>
        </w:r>
        <w:r>
          <w:fldChar w:fldCharType="end"/>
        </w:r>
      </w:hyperlink>
    </w:p>
    <w:p w14:paraId="1A9BE59A" w14:textId="7D78C1C8" w:rsidR="001354C0" w:rsidRDefault="001354C0" w:rsidP="4B59E967">
      <w:pPr>
        <w:pStyle w:val="TOC2"/>
        <w:tabs>
          <w:tab w:val="left" w:pos="960"/>
          <w:tab w:val="right" w:leader="dot" w:pos="9350"/>
        </w:tabs>
        <w:rPr>
          <w:rFonts w:asciiTheme="minorHAnsi" w:eastAsiaTheme="minorEastAsia" w:hAnsiTheme="minorHAnsi" w:cstheme="minorBidi"/>
          <w:noProof/>
          <w:sz w:val="24"/>
          <w:szCs w:val="24"/>
        </w:rPr>
      </w:pPr>
      <w:hyperlink w:anchor="_Toc196776735">
        <w:r w:rsidRPr="4B59E967">
          <w:rPr>
            <w:rStyle w:val="Hyperlink"/>
            <w:noProof/>
          </w:rPr>
          <w:t>2.1.</w:t>
        </w:r>
        <w:r>
          <w:tab/>
        </w:r>
        <w:r w:rsidRPr="4B59E967">
          <w:rPr>
            <w:rStyle w:val="Hyperlink"/>
            <w:noProof/>
          </w:rPr>
          <w:t>Auxiliary Power Integration</w:t>
        </w:r>
        <w:r>
          <w:tab/>
        </w:r>
        <w:r w:rsidRPr="4B59E967">
          <w:rPr>
            <w:noProof/>
          </w:rPr>
          <w:fldChar w:fldCharType="begin"/>
        </w:r>
        <w:r w:rsidRPr="4B59E967">
          <w:rPr>
            <w:noProof/>
          </w:rPr>
          <w:instrText xml:space="preserve"> PAGEREF _Toc196776735 \h </w:instrText>
        </w:r>
        <w:r w:rsidRPr="4B59E967">
          <w:rPr>
            <w:noProof/>
          </w:rPr>
          <w:fldChar w:fldCharType="separate"/>
        </w:r>
        <w:r w:rsidR="00D71A89">
          <w:rPr>
            <w:b/>
            <w:bCs/>
            <w:noProof/>
          </w:rPr>
          <w:t>Error! Bookmark not defined.</w:t>
        </w:r>
        <w:r w:rsidRPr="4B59E967">
          <w:rPr>
            <w:noProof/>
          </w:rPr>
          <w:fldChar w:fldCharType="end"/>
        </w:r>
      </w:hyperlink>
    </w:p>
    <w:p w14:paraId="3CBB4B96" w14:textId="0791B3A4" w:rsidR="001354C0" w:rsidRDefault="001354C0" w:rsidP="4B59E967">
      <w:pPr>
        <w:pStyle w:val="TOC2"/>
        <w:tabs>
          <w:tab w:val="left" w:pos="960"/>
          <w:tab w:val="right" w:leader="dot" w:pos="9350"/>
        </w:tabs>
        <w:rPr>
          <w:rFonts w:asciiTheme="minorHAnsi" w:eastAsiaTheme="minorEastAsia" w:hAnsiTheme="minorHAnsi" w:cstheme="minorBidi"/>
          <w:noProof/>
          <w:sz w:val="24"/>
          <w:szCs w:val="24"/>
        </w:rPr>
      </w:pPr>
      <w:hyperlink w:anchor="_Toc196776741">
        <w:r w:rsidRPr="4B59E967">
          <w:rPr>
            <w:rStyle w:val="Hyperlink"/>
            <w:noProof/>
          </w:rPr>
          <w:t>2.2.</w:t>
        </w:r>
        <w:r>
          <w:tab/>
        </w:r>
        <w:r w:rsidRPr="4B59E967">
          <w:rPr>
            <w:rStyle w:val="Hyperlink"/>
            <w:noProof/>
          </w:rPr>
          <w:t>PWM Integration</w:t>
        </w:r>
        <w:r>
          <w:tab/>
        </w:r>
        <w:r w:rsidRPr="4B59E967">
          <w:rPr>
            <w:noProof/>
          </w:rPr>
          <w:fldChar w:fldCharType="begin"/>
        </w:r>
        <w:r w:rsidRPr="4B59E967">
          <w:rPr>
            <w:noProof/>
          </w:rPr>
          <w:instrText xml:space="preserve"> PAGEREF _Toc196776741 \h </w:instrText>
        </w:r>
        <w:r w:rsidRPr="4B59E967">
          <w:rPr>
            <w:noProof/>
          </w:rPr>
          <w:fldChar w:fldCharType="separate"/>
        </w:r>
        <w:r w:rsidR="00D71A89">
          <w:rPr>
            <w:b/>
            <w:bCs/>
            <w:noProof/>
          </w:rPr>
          <w:t>Error! Bookmark not defined.</w:t>
        </w:r>
        <w:r w:rsidRPr="4B59E967">
          <w:rPr>
            <w:noProof/>
          </w:rPr>
          <w:fldChar w:fldCharType="end"/>
        </w:r>
      </w:hyperlink>
    </w:p>
    <w:p w14:paraId="3A72636B" w14:textId="11B8E524" w:rsidR="001354C0" w:rsidRDefault="001354C0" w:rsidP="4B59E967">
      <w:pPr>
        <w:pStyle w:val="TOC2"/>
        <w:tabs>
          <w:tab w:val="left" w:pos="960"/>
          <w:tab w:val="right" w:leader="dot" w:pos="9350"/>
        </w:tabs>
        <w:rPr>
          <w:rFonts w:asciiTheme="minorHAnsi" w:eastAsiaTheme="minorEastAsia" w:hAnsiTheme="minorHAnsi" w:cstheme="minorBidi"/>
          <w:noProof/>
          <w:sz w:val="24"/>
          <w:szCs w:val="24"/>
        </w:rPr>
      </w:pPr>
      <w:hyperlink w:anchor="_Toc196776743">
        <w:r w:rsidRPr="4B59E967">
          <w:rPr>
            <w:rStyle w:val="Hyperlink"/>
            <w:noProof/>
          </w:rPr>
          <w:t>2.3.</w:t>
        </w:r>
        <w:r>
          <w:tab/>
        </w:r>
        <w:r w:rsidRPr="4B59E967">
          <w:rPr>
            <w:rStyle w:val="Hyperlink"/>
            <w:noProof/>
          </w:rPr>
          <w:t>Relay Integration</w:t>
        </w:r>
        <w:r>
          <w:tab/>
        </w:r>
        <w:r w:rsidRPr="4B59E967">
          <w:rPr>
            <w:noProof/>
          </w:rPr>
          <w:fldChar w:fldCharType="begin"/>
        </w:r>
        <w:r w:rsidRPr="4B59E967">
          <w:rPr>
            <w:noProof/>
          </w:rPr>
          <w:instrText xml:space="preserve"> PAGEREF _Toc196776743 \h </w:instrText>
        </w:r>
        <w:r w:rsidRPr="4B59E967">
          <w:rPr>
            <w:noProof/>
          </w:rPr>
          <w:fldChar w:fldCharType="separate"/>
        </w:r>
        <w:r w:rsidR="00D71A89">
          <w:rPr>
            <w:b/>
            <w:bCs/>
            <w:noProof/>
          </w:rPr>
          <w:t>Error! Bookmark not defined.</w:t>
        </w:r>
        <w:r w:rsidRPr="4B59E967">
          <w:rPr>
            <w:noProof/>
          </w:rPr>
          <w:fldChar w:fldCharType="end"/>
        </w:r>
      </w:hyperlink>
    </w:p>
    <w:p w14:paraId="17F165FD" w14:textId="5897A26A" w:rsidR="001354C0" w:rsidRDefault="001354C0" w:rsidP="4B59E967">
      <w:pPr>
        <w:pStyle w:val="TOC2"/>
        <w:tabs>
          <w:tab w:val="left" w:pos="960"/>
          <w:tab w:val="right" w:leader="dot" w:pos="9350"/>
        </w:tabs>
        <w:rPr>
          <w:rFonts w:asciiTheme="minorHAnsi" w:eastAsiaTheme="minorEastAsia" w:hAnsiTheme="minorHAnsi" w:cstheme="minorBidi"/>
          <w:noProof/>
          <w:sz w:val="24"/>
          <w:szCs w:val="24"/>
        </w:rPr>
      </w:pPr>
      <w:hyperlink w:anchor="_Toc196776744">
        <w:r w:rsidRPr="4B59E967">
          <w:rPr>
            <w:rStyle w:val="Hyperlink"/>
            <w:noProof/>
          </w:rPr>
          <w:t>2.4.</w:t>
        </w:r>
        <w:r>
          <w:tab/>
        </w:r>
        <w:r w:rsidRPr="4B59E967">
          <w:rPr>
            <w:rStyle w:val="Hyperlink"/>
            <w:noProof/>
          </w:rPr>
          <w:t>Diagnostic Feedback Integration</w:t>
        </w:r>
        <w:r>
          <w:tab/>
        </w:r>
        <w:r w:rsidRPr="4B59E967">
          <w:rPr>
            <w:noProof/>
          </w:rPr>
          <w:fldChar w:fldCharType="begin"/>
        </w:r>
        <w:r w:rsidRPr="4B59E967">
          <w:rPr>
            <w:noProof/>
          </w:rPr>
          <w:instrText xml:space="preserve"> PAGEREF _Toc196776744 \h </w:instrText>
        </w:r>
        <w:r w:rsidRPr="4B59E967">
          <w:rPr>
            <w:noProof/>
          </w:rPr>
          <w:fldChar w:fldCharType="separate"/>
        </w:r>
        <w:r w:rsidR="00D71A89">
          <w:rPr>
            <w:b/>
            <w:bCs/>
            <w:noProof/>
          </w:rPr>
          <w:t>Error! Bookmark not defined.</w:t>
        </w:r>
        <w:r w:rsidRPr="4B59E967">
          <w:rPr>
            <w:noProof/>
          </w:rPr>
          <w:fldChar w:fldCharType="end"/>
        </w:r>
      </w:hyperlink>
    </w:p>
    <w:p w14:paraId="3B55E47E" w14:textId="0F80DF1A" w:rsidR="001354C0" w:rsidRDefault="001354C0" w:rsidP="4B59E967">
      <w:pPr>
        <w:pStyle w:val="TOC1"/>
      </w:pPr>
      <w:hyperlink w:anchor="_Toc196776745">
        <w:r w:rsidRPr="4B59E967">
          <w:rPr>
            <w:rStyle w:val="Hyperlink"/>
          </w:rPr>
          <w:t>3.</w:t>
        </w:r>
        <w:r>
          <w:tab/>
        </w:r>
        <w:r w:rsidRPr="4B59E967">
          <w:rPr>
            <w:rStyle w:val="Hyperlink"/>
          </w:rPr>
          <w:t>System Conclusion</w:t>
        </w:r>
        <w:r>
          <w:tab/>
        </w:r>
        <w:r>
          <w:fldChar w:fldCharType="begin"/>
        </w:r>
        <w:r>
          <w:instrText xml:space="preserve"> PAGEREF _Toc196776745 \h </w:instrText>
        </w:r>
        <w:r>
          <w:fldChar w:fldCharType="separate"/>
        </w:r>
        <w:r w:rsidR="00D71A89">
          <w:rPr>
            <w:b w:val="0"/>
            <w:bCs/>
          </w:rPr>
          <w:t>Error! Bookmark not defined.</w:t>
        </w:r>
        <w:r>
          <w:fldChar w:fldCharType="end"/>
        </w:r>
      </w:hyperlink>
    </w:p>
    <w:p w14:paraId="5F754137" w14:textId="63AA2352" w:rsidR="00A34519" w:rsidRDefault="00A34519" w:rsidP="4B59E967">
      <w:pPr>
        <w:jc w:val="left"/>
      </w:pPr>
      <w:r>
        <w:br w:type="page"/>
      </w:r>
    </w:p>
    <w:p w14:paraId="33AE5797" w14:textId="1EEE599A" w:rsidR="2A967F27" w:rsidRDefault="2A967F27" w:rsidP="4B59E967">
      <w:pPr>
        <w:pStyle w:val="TOCHeading"/>
        <w:spacing w:before="0"/>
        <w:ind w:left="360"/>
        <w:rPr>
          <w:rFonts w:ascii="Arial" w:hAnsi="Arial" w:cs="Arial"/>
        </w:rPr>
      </w:pPr>
      <w:r w:rsidRPr="4B59E967">
        <w:rPr>
          <w:rFonts w:ascii="Arial" w:hAnsi="Arial" w:cs="Arial"/>
        </w:rPr>
        <w:t>Table of Contents</w:t>
      </w:r>
    </w:p>
    <w:p w14:paraId="332262F1" w14:textId="115F058D" w:rsidR="00CC1A19" w:rsidRPr="00EB551B" w:rsidRDefault="00CC1A19" w:rsidP="4B59E967">
      <w:pPr>
        <w:spacing w:line="276" w:lineRule="auto"/>
        <w:jc w:val="left"/>
        <w:rPr>
          <w:rFonts w:ascii="Arial" w:hAnsi="Arial" w:cs="Arial"/>
          <w:i/>
          <w:iCs/>
        </w:rPr>
      </w:pPr>
      <w:r w:rsidRPr="4B59E967">
        <w:rPr>
          <w:rFonts w:ascii="Arial" w:hAnsi="Arial" w:cs="Arial"/>
          <w:i/>
          <w:iCs/>
        </w:rPr>
        <w:br w:type="page"/>
      </w:r>
    </w:p>
    <w:p w14:paraId="6F439AE8" w14:textId="59CE6852" w:rsidR="6AA642A7" w:rsidRDefault="6AA642A7" w:rsidP="6AA642A7">
      <w:pPr>
        <w:pStyle w:val="TOC2"/>
        <w:tabs>
          <w:tab w:val="left" w:pos="690"/>
          <w:tab w:val="right" w:leader="dot" w:pos="9345"/>
        </w:tabs>
      </w:pPr>
      <w:r>
        <w:fldChar w:fldCharType="end"/>
      </w:r>
    </w:p>
    <w:p w14:paraId="61DEF96B" w14:textId="6204B0A6" w:rsidR="10851AF0" w:rsidRPr="00B85337" w:rsidRDefault="10851AF0" w:rsidP="47B619AF">
      <w:pPr>
        <w:pStyle w:val="TOC2"/>
        <w:tabs>
          <w:tab w:val="right" w:leader="dot" w:pos="9345"/>
        </w:tabs>
        <w:rPr>
          <w:rStyle w:val="Hyperlink"/>
          <w:rFonts w:asciiTheme="minorHAnsi" w:eastAsiaTheme="minorEastAsia" w:hAnsiTheme="minorHAnsi" w:cstheme="minorBidi"/>
          <w:noProof/>
          <w:color w:val="auto"/>
          <w:sz w:val="24"/>
          <w:szCs w:val="24"/>
          <w:u w:val="none"/>
        </w:rPr>
      </w:pPr>
    </w:p>
    <w:p w14:paraId="6C8B75DC" w14:textId="04788D83" w:rsidR="10851AF0" w:rsidRDefault="00A82089" w:rsidP="00092892">
      <w:pPr>
        <w:jc w:val="left"/>
        <w:rPr>
          <w:rFonts w:ascii="Arial" w:hAnsi="Arial" w:cs="Arial"/>
        </w:rPr>
      </w:pPr>
      <w:r>
        <w:rPr>
          <w:rFonts w:ascii="Arial" w:hAnsi="Arial" w:cs="Arial"/>
        </w:rPr>
        <w:br w:type="page"/>
      </w:r>
    </w:p>
    <w:p w14:paraId="230C9C7A" w14:textId="2E57B1AB" w:rsidR="00CC1A19" w:rsidRPr="00EB551B" w:rsidRDefault="52E4FBEB" w:rsidP="0039019B">
      <w:pPr>
        <w:pStyle w:val="TOCHeading"/>
        <w:spacing w:before="0"/>
        <w:rPr>
          <w:rFonts w:ascii="Arial" w:hAnsi="Arial" w:cs="Arial"/>
        </w:rPr>
      </w:pPr>
      <w:bookmarkStart w:id="0" w:name="_Toc1435718836"/>
      <w:bookmarkStart w:id="1" w:name="_Toc178032354"/>
      <w:bookmarkStart w:id="2" w:name="_Toc1134829093"/>
      <w:bookmarkStart w:id="3" w:name="_Toc1413081259"/>
      <w:bookmarkStart w:id="4" w:name="_Toc1166798787"/>
      <w:bookmarkStart w:id="5" w:name="_Toc1569980410"/>
      <w:bookmarkStart w:id="6" w:name="_Toc161132538"/>
      <w:bookmarkStart w:id="7" w:name="_Toc934035731"/>
      <w:r w:rsidRPr="6AA642A7">
        <w:rPr>
          <w:rFonts w:ascii="Arial" w:hAnsi="Arial" w:cs="Arial"/>
        </w:rPr>
        <w:t xml:space="preserve">List of </w:t>
      </w:r>
      <w:bookmarkEnd w:id="0"/>
      <w:bookmarkEnd w:id="1"/>
      <w:bookmarkEnd w:id="2"/>
      <w:bookmarkEnd w:id="3"/>
      <w:bookmarkEnd w:id="4"/>
      <w:bookmarkEnd w:id="5"/>
      <w:bookmarkEnd w:id="6"/>
      <w:r w:rsidR="703BC92B" w:rsidRPr="329FA481">
        <w:rPr>
          <w:rFonts w:ascii="Arial" w:hAnsi="Arial" w:cs="Arial"/>
        </w:rPr>
        <w:t>Figure</w:t>
      </w:r>
      <w:r w:rsidRPr="329FA481">
        <w:rPr>
          <w:rFonts w:ascii="Arial" w:hAnsi="Arial" w:cs="Arial"/>
        </w:rPr>
        <w:t>s</w:t>
      </w:r>
      <w:bookmarkEnd w:id="7"/>
    </w:p>
    <w:p w14:paraId="6908D0CA" w14:textId="793B71C0" w:rsidR="00CC1A19" w:rsidRPr="00EB551B" w:rsidRDefault="00CC1A19" w:rsidP="70032A8C">
      <w:pPr>
        <w:pStyle w:val="TOCHeading"/>
        <w:spacing w:before="0"/>
        <w:rPr>
          <w:rFonts w:ascii="Arial" w:hAnsi="Arial" w:cs="Arial"/>
        </w:rPr>
      </w:pPr>
      <w:r w:rsidRPr="47D4D749">
        <w:rPr>
          <w:rFonts w:ascii="Arial" w:hAnsi="Arial" w:cs="Arial"/>
          <w:noProof/>
          <w:sz w:val="23"/>
          <w:szCs w:val="23"/>
        </w:rPr>
        <w:fldChar w:fldCharType="begin"/>
      </w:r>
      <w:r w:rsidRPr="47D4D749">
        <w:rPr>
          <w:rFonts w:ascii="Arial" w:hAnsi="Arial" w:cs="Arial"/>
        </w:rPr>
        <w:instrText xml:space="preserve"> TOC \h \z \c "Table" </w:instrText>
      </w:r>
      <w:r w:rsidRPr="47D4D749">
        <w:rPr>
          <w:rFonts w:ascii="Arial" w:hAnsi="Arial" w:cs="Arial"/>
          <w:noProof/>
          <w:sz w:val="23"/>
          <w:szCs w:val="23"/>
        </w:rPr>
        <w:fldChar w:fldCharType="separate"/>
      </w:r>
      <w:r w:rsidR="00991278">
        <w:rPr>
          <w:rFonts w:ascii="Arial" w:hAnsi="Arial" w:cs="Arial"/>
          <w:b w:val="0"/>
          <w:bCs w:val="0"/>
          <w:noProof/>
          <w:sz w:val="23"/>
          <w:szCs w:val="23"/>
        </w:rPr>
        <w:t>No table of figures entries found.</w:t>
      </w:r>
      <w:r w:rsidRPr="47D4D749">
        <w:rPr>
          <w:rFonts w:ascii="Arial" w:hAnsi="Arial" w:cs="Arial"/>
        </w:rPr>
        <w:fldChar w:fldCharType="end"/>
      </w:r>
      <w:r w:rsidR="7D680984" w:rsidRPr="47D4D749">
        <w:rPr>
          <w:rFonts w:ascii="Arial" w:hAnsi="Arial" w:cs="Arial"/>
        </w:rPr>
        <w:t xml:space="preserve"> </w:t>
      </w:r>
    </w:p>
    <w:p w14:paraId="44358A54" w14:textId="4704ABD7" w:rsidR="00CC1A19" w:rsidRPr="00D84E5B" w:rsidRDefault="00CC1A19" w:rsidP="0039019B">
      <w:pPr>
        <w:pStyle w:val="Heading1"/>
        <w:numPr>
          <w:ilvl w:val="0"/>
          <w:numId w:val="0"/>
        </w:numPr>
        <w:spacing w:before="0" w:after="0"/>
        <w:ind w:left="450"/>
        <w:jc w:val="center"/>
        <w:rPr>
          <w:rFonts w:ascii="Arial" w:hAnsi="Arial"/>
          <w:b w:val="0"/>
          <w:sz w:val="28"/>
          <w:szCs w:val="28"/>
        </w:rPr>
        <w:sectPr w:rsidR="00CC1A19" w:rsidRPr="00D84E5B" w:rsidSect="00FA617B">
          <w:headerReference w:type="default" r:id="rId15"/>
          <w:footerReference w:type="default" r:id="rId16"/>
          <w:headerReference w:type="first" r:id="rId17"/>
          <w:endnotePr>
            <w:numFmt w:val="decimal"/>
          </w:endnotePr>
          <w:pgSz w:w="12240" w:h="15840" w:code="1"/>
          <w:pgMar w:top="1440" w:right="1440" w:bottom="1440" w:left="1440" w:header="720" w:footer="720" w:gutter="0"/>
          <w:pgNumType w:fmt="upperRoman" w:start="1"/>
          <w:cols w:space="720"/>
          <w:titlePg/>
          <w:docGrid w:linePitch="360"/>
        </w:sectPr>
      </w:pPr>
    </w:p>
    <w:p w14:paraId="3C11F070" w14:textId="77582163" w:rsidR="002B7487" w:rsidRPr="00EB551B" w:rsidRDefault="4FA35CE9" w:rsidP="2A83C4C9">
      <w:pPr>
        <w:pStyle w:val="Heading1"/>
        <w:rPr>
          <w:rFonts w:ascii="Arial" w:eastAsia="Arial" w:hAnsi="Arial"/>
        </w:rPr>
      </w:pPr>
      <w:bookmarkStart w:id="8" w:name="_Toc356386015"/>
      <w:bookmarkStart w:id="9" w:name="_Toc373544206"/>
      <w:bookmarkEnd w:id="8"/>
      <w:r w:rsidRPr="6AA642A7">
        <w:rPr>
          <w:rFonts w:ascii="Arial" w:eastAsia="Arial" w:hAnsi="Arial"/>
        </w:rPr>
        <w:t>System Introduction</w:t>
      </w:r>
      <w:bookmarkEnd w:id="9"/>
      <w:r w:rsidRPr="6AA642A7">
        <w:rPr>
          <w:rFonts w:ascii="Arial" w:eastAsia="Arial" w:hAnsi="Arial"/>
        </w:rPr>
        <w:t xml:space="preserve"> </w:t>
      </w:r>
    </w:p>
    <w:p w14:paraId="1F36B610" w14:textId="64F08C0C" w:rsidR="2E2F78D0" w:rsidRDefault="2E2F78D0" w:rsidP="6AA642A7">
      <w:pPr>
        <w:rPr>
          <w:rFonts w:ascii="Arial" w:eastAsia="Arial" w:hAnsi="Arial" w:cs="Arial"/>
          <w:color w:val="000000" w:themeColor="text1"/>
          <w:szCs w:val="23"/>
        </w:rPr>
      </w:pPr>
      <w:r w:rsidRPr="6AA642A7">
        <w:rPr>
          <w:rFonts w:ascii="Arial" w:eastAsia="Arial" w:hAnsi="Arial" w:cs="Arial"/>
          <w:color w:val="000000" w:themeColor="text1"/>
          <w:szCs w:val="23"/>
        </w:rPr>
        <w:t>Our team was tasked with developing a Variable Frequency Drive (VFD). Most of the traditional motor control methods are inefficient and can lead to unnecessary energy consumption and wear on equipment. The aim of a VFD is to solve this problem by more precisely adjusting motor speed with frequency and voltage control, which helps to extend equipment lifespan and optimize performance.</w:t>
      </w:r>
    </w:p>
    <w:p w14:paraId="60C131E7" w14:textId="143D4E10" w:rsidR="2E2F78D0" w:rsidRDefault="2E2F78D0" w:rsidP="6AA642A7">
      <w:pPr>
        <w:rPr>
          <w:rFonts w:ascii="Arial" w:eastAsia="Arial" w:hAnsi="Arial" w:cs="Arial"/>
          <w:color w:val="000000" w:themeColor="text1"/>
          <w:szCs w:val="23"/>
        </w:rPr>
      </w:pPr>
      <w:r w:rsidRPr="6AA642A7">
        <w:rPr>
          <w:rFonts w:ascii="Arial" w:eastAsia="Arial" w:hAnsi="Arial" w:cs="Arial"/>
          <w:color w:val="000000" w:themeColor="text1"/>
          <w:szCs w:val="23"/>
        </w:rPr>
        <w:t>Some key engineering challenges in our project include designing an efficient power conversion system, generating accurate three-phase pulse-width modulation (PWM) signals, and ensuring smooth integration with industrial applications. This project will help our sponsor and any other users to lower operational costs, enhance process control, and promote more sustainable energy use.</w:t>
      </w:r>
    </w:p>
    <w:p w14:paraId="3BF7BAAF" w14:textId="7F4ECD7A" w:rsidR="6AA642A7" w:rsidRDefault="6AA642A7" w:rsidP="6AA642A7">
      <w:pPr>
        <w:rPr>
          <w:rFonts w:ascii="Arial" w:eastAsia="Arial" w:hAnsi="Arial" w:cs="Arial"/>
          <w:highlight w:val="yellow"/>
        </w:rPr>
      </w:pPr>
    </w:p>
    <w:p w14:paraId="4EE0D09B" w14:textId="3CCC1C33" w:rsidR="3A000ED1" w:rsidRDefault="1050A9EC" w:rsidP="2A83C4C9">
      <w:pPr>
        <w:pStyle w:val="Heading2"/>
      </w:pPr>
      <w:bookmarkStart w:id="10" w:name="_Toc1716732408"/>
      <w:r>
        <w:t>Block Diagram</w:t>
      </w:r>
      <w:bookmarkEnd w:id="10"/>
    </w:p>
    <w:p w14:paraId="6F1C9ED8" w14:textId="77777777" w:rsidR="00530665" w:rsidRDefault="3298D0EF" w:rsidP="00530665">
      <w:pPr>
        <w:keepNext/>
        <w:jc w:val="center"/>
      </w:pPr>
      <w:r w:rsidRPr="2A83C4C9">
        <w:rPr>
          <w:rFonts w:ascii="Times New Roman" w:eastAsia="Times New Roman" w:hAnsi="Times New Roman"/>
          <w:color w:val="000000" w:themeColor="text1"/>
          <w:szCs w:val="23"/>
        </w:rPr>
        <w:t xml:space="preserve"> </w:t>
      </w:r>
      <w:r w:rsidR="2E329604">
        <w:rPr>
          <w:noProof/>
        </w:rPr>
        <w:drawing>
          <wp:inline distT="0" distB="0" distL="0" distR="0" wp14:anchorId="677FEC93" wp14:editId="6F2580AD">
            <wp:extent cx="4576385" cy="3384218"/>
            <wp:effectExtent l="0" t="0" r="0" b="0"/>
            <wp:docPr id="750318414" name="Picture 75031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6385" cy="3384218"/>
                    </a:xfrm>
                    <a:prstGeom prst="rect">
                      <a:avLst/>
                    </a:prstGeom>
                  </pic:spPr>
                </pic:pic>
              </a:graphicData>
            </a:graphic>
          </wp:inline>
        </w:drawing>
      </w:r>
    </w:p>
    <w:p w14:paraId="1DD605A3" w14:textId="4A5E859D" w:rsidR="3298D0EF" w:rsidRPr="007D3A15" w:rsidRDefault="00530665" w:rsidP="00530665">
      <w:pPr>
        <w:pStyle w:val="Caption"/>
        <w:framePr w:w="8010" w:wrap="around" w:x="2273"/>
        <w:jc w:val="center"/>
        <w:rPr>
          <w:rFonts w:ascii="Times New Roman" w:eastAsia="Times New Roman" w:hAnsi="Times New Roman"/>
          <w:b w:val="0"/>
          <w:bCs w:val="0"/>
          <w:i/>
          <w:iCs/>
          <w:szCs w:val="23"/>
        </w:rPr>
      </w:pPr>
      <w:r w:rsidRPr="007D3A15">
        <w:rPr>
          <w:b w:val="0"/>
          <w:bCs w:val="0"/>
          <w:i/>
          <w:iCs/>
        </w:rPr>
        <w:t xml:space="preserve">Figure </w:t>
      </w:r>
      <w:r w:rsidRPr="007D3A15">
        <w:rPr>
          <w:b w:val="0"/>
          <w:bCs w:val="0"/>
          <w:i/>
          <w:iCs/>
        </w:rPr>
        <w:fldChar w:fldCharType="begin"/>
      </w:r>
      <w:r w:rsidRPr="007D3A15">
        <w:rPr>
          <w:b w:val="0"/>
          <w:bCs w:val="0"/>
          <w:i/>
          <w:iCs/>
        </w:rPr>
        <w:instrText xml:space="preserve"> SEQ Figure \* ARABIC </w:instrText>
      </w:r>
      <w:r w:rsidRPr="007D3A15">
        <w:rPr>
          <w:b w:val="0"/>
          <w:bCs w:val="0"/>
          <w:i/>
          <w:iCs/>
        </w:rPr>
        <w:fldChar w:fldCharType="separate"/>
      </w:r>
      <w:r w:rsidR="00D71A89">
        <w:rPr>
          <w:b w:val="0"/>
          <w:bCs w:val="0"/>
          <w:i/>
          <w:iCs/>
          <w:noProof/>
        </w:rPr>
        <w:t>1</w:t>
      </w:r>
      <w:r w:rsidRPr="007D3A15">
        <w:rPr>
          <w:b w:val="0"/>
          <w:bCs w:val="0"/>
          <w:i/>
          <w:iCs/>
        </w:rPr>
        <w:fldChar w:fldCharType="end"/>
      </w:r>
      <w:r w:rsidRPr="007D3A15">
        <w:rPr>
          <w:b w:val="0"/>
          <w:bCs w:val="0"/>
          <w:i/>
          <w:iCs/>
        </w:rPr>
        <w:t>: VFD Motor Controller Block Diagram</w:t>
      </w:r>
    </w:p>
    <w:p w14:paraId="0F9DFF2E" w14:textId="628AA5F2" w:rsidR="6AA642A7" w:rsidRDefault="007221ED" w:rsidP="007221ED">
      <w:pPr>
        <w:jc w:val="left"/>
        <w:rPr>
          <w:rFonts w:ascii="Arial" w:eastAsia="Arial" w:hAnsi="Arial" w:cs="Arial"/>
        </w:rPr>
      </w:pPr>
      <w:r>
        <w:rPr>
          <w:rFonts w:ascii="Arial" w:eastAsia="Arial" w:hAnsi="Arial" w:cs="Arial"/>
        </w:rPr>
        <w:br w:type="page"/>
      </w:r>
    </w:p>
    <w:p w14:paraId="28ED46CF" w14:textId="7780C14F" w:rsidR="0C492266" w:rsidRDefault="0C492266" w:rsidP="6AA642A7">
      <w:pPr>
        <w:pStyle w:val="Heading1"/>
      </w:pPr>
      <w:bookmarkStart w:id="11" w:name="_Toc48713663"/>
      <w:r>
        <w:t>Integration</w:t>
      </w:r>
      <w:bookmarkEnd w:id="11"/>
    </w:p>
    <w:p w14:paraId="433A80E2" w14:textId="6CB256B3" w:rsidR="3C9B13DF" w:rsidRDefault="3C9B13DF" w:rsidP="6AA642A7">
      <w:pPr>
        <w:pStyle w:val="Heading2"/>
      </w:pPr>
      <w:bookmarkStart w:id="12" w:name="_Toc574775835"/>
      <w:r>
        <w:t>Auxiliary Power Integration</w:t>
      </w:r>
      <w:bookmarkEnd w:id="12"/>
    </w:p>
    <w:p w14:paraId="35876C85" w14:textId="7A646410" w:rsidR="004B3491" w:rsidRPr="004B3491" w:rsidRDefault="004B3491" w:rsidP="004B3491"/>
    <w:p w14:paraId="5C39CD76" w14:textId="092D771C" w:rsidR="007221ED" w:rsidRPr="007221ED" w:rsidRDefault="3E8AD389" w:rsidP="0B5959CA">
      <w:pPr>
        <w:spacing w:line="259" w:lineRule="auto"/>
        <w:rPr>
          <w:ins w:id="13" w:author="Microsoft Word" w:date="2025-04-28T21:15:00Z" w16du:dateUtc="2025-04-29T04:15:00Z"/>
        </w:rPr>
      </w:pPr>
      <w:r>
        <w:t>Auxiliary power integration includes taking 120VAC into the system from the wall, and transforming it to 15V, Iso15V,</w:t>
      </w:r>
      <w:r w:rsidR="272F8672">
        <w:t xml:space="preserve"> 3,3V, and Iso5V.The purpose of the Iso15V and Iso5V is to preserve the isolation barrier, w</w:t>
      </w:r>
      <w:r w:rsidR="0BA0921B">
        <w:t xml:space="preserve">here these two voltages have a different ground than the non-isolated voltages. Auxiliary power serves to create the voltages needed to power all of the components in the system. </w:t>
      </w:r>
      <w:r w:rsidR="41740440">
        <w:t>During integration of this part of the system, there were several challenges to overcome. The two main issues were component failure and testing errors. The 120VA</w:t>
      </w:r>
      <w:r w:rsidR="19C8A140">
        <w:t>C to 15V converter stopped working unknowingly sometime before the final demonstration. This component was not needed for testing at low voltage without the wall power, so when it came time to plug the sys</w:t>
      </w:r>
      <w:r w:rsidR="3E86B218">
        <w:t xml:space="preserve">tem into the wall, this converter did not work. The converter was bypassed during the demo by applying 15V from a power supply to the output of the converter, and this showed that the auxiliary power worked for the rest of the </w:t>
      </w:r>
      <w:r w:rsidR="5F6A0D57">
        <w:t xml:space="preserve">system. Testing precautions were very important in testing the auxiliary power integration due to the high voltage coming from the wall. This made maintaining </w:t>
      </w:r>
      <w:r w:rsidR="0909E39D">
        <w:t xml:space="preserve">the isolation barrier and not mixing the grounds extremely important. During testing at one point, an oscilloscope </w:t>
      </w:r>
      <w:r w:rsidR="385D8CB4">
        <w:t xml:space="preserve">probe was placed to measure the circuit which broke the isolation barrier. This broke the rectifier and exploded a trace out of the power electronics board. </w:t>
      </w:r>
      <w:r w:rsidR="7C1ED1DE">
        <w:t xml:space="preserve">If the 120VAC to 15V converter had been replaced, the auxiliary power integration would have been a total success. Since this is a minor issue and was </w:t>
      </w:r>
      <w:r w:rsidR="31CB38D1">
        <w:t>validated before breaking, auxiliary power was a success.</w:t>
      </w:r>
    </w:p>
    <w:p w14:paraId="5779986B" w14:textId="6102D4EB" w:rsidR="3C9B13DF" w:rsidRPr="0072617B" w:rsidRDefault="00CF1507" w:rsidP="00CF1507">
      <w:pPr>
        <w:pStyle w:val="Heading3"/>
        <w:rPr>
          <w:rStyle w:val="IntenseEmphasis"/>
          <w:b w:val="0"/>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96776736"/>
      <w:bookmarkStart w:id="15" w:name="_Toc1847132367"/>
      <w:r w:rsidRPr="0072617B">
        <w:rPr>
          <w:rStyle w:val="IntenseEmphasis"/>
          <w:b w:val="0"/>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VDC to isolated 15 VDC Conversion</w:t>
      </w:r>
      <w:bookmarkEnd w:id="14"/>
      <w:bookmarkEnd w:id="15"/>
    </w:p>
    <w:p w14:paraId="101CE55B" w14:textId="2FC49D43" w:rsidR="00CF1507" w:rsidRDefault="00CF1507" w:rsidP="00CF1507"/>
    <w:p w14:paraId="3273ED3D" w14:textId="0891358D" w:rsidR="00CF1507" w:rsidRPr="00CF1507" w:rsidRDefault="00CF1507" w:rsidP="00CF1507">
      <w:r>
        <w:t>The 15 V</w:t>
      </w:r>
      <w:r w:rsidRPr="00E745EC">
        <w:rPr>
          <w:vertAlign w:val="subscript"/>
        </w:rPr>
        <w:t>DC</w:t>
      </w:r>
      <w:r>
        <w:t xml:space="preserve"> to isolated 15 V</w:t>
      </w:r>
      <w:r w:rsidRPr="00E745EC">
        <w:rPr>
          <w:vertAlign w:val="subscript"/>
        </w:rPr>
        <w:t>DC</w:t>
      </w:r>
      <w:r>
        <w:t xml:space="preserve"> converter takes 15 V</w:t>
      </w:r>
      <w:r w:rsidRPr="00E745EC">
        <w:rPr>
          <w:vertAlign w:val="subscript"/>
        </w:rPr>
        <w:t>DC</w:t>
      </w:r>
      <w:r>
        <w:t xml:space="preserve"> and outputs 15 V</w:t>
      </w:r>
      <w:r w:rsidRPr="00E745EC">
        <w:rPr>
          <w:vertAlign w:val="subscript"/>
        </w:rPr>
        <w:t>DC</w:t>
      </w:r>
      <w:r>
        <w:t>. Parallel capacitors to the ground are used to filter and smooth the input and output voltages.</w:t>
      </w:r>
    </w:p>
    <w:p w14:paraId="2962F0F1" w14:textId="2132994C" w:rsidR="42655CF6" w:rsidRDefault="42655CF6" w:rsidP="6AA642A7">
      <w:pPr>
        <w:pStyle w:val="Heading3"/>
      </w:pPr>
      <w:bookmarkStart w:id="16" w:name="_Toc196776737"/>
      <w:bookmarkStart w:id="17" w:name="_Toc730467645"/>
      <w:r>
        <w:t>15</w:t>
      </w:r>
      <w:r w:rsidR="001F0DD6">
        <w:t xml:space="preserve"> V</w:t>
      </w:r>
      <w:r w:rsidR="001F0DD6" w:rsidRPr="00E745EC">
        <w:rPr>
          <w:vertAlign w:val="subscript"/>
        </w:rPr>
        <w:t>DC</w:t>
      </w:r>
      <w:r>
        <w:t xml:space="preserve"> to 3.3</w:t>
      </w:r>
      <w:r w:rsidR="001F0DD6">
        <w:t xml:space="preserve"> V</w:t>
      </w:r>
      <w:r w:rsidR="001F0DD6" w:rsidRPr="00E745EC">
        <w:rPr>
          <w:vertAlign w:val="subscript"/>
        </w:rPr>
        <w:t>DC</w:t>
      </w:r>
      <w:r w:rsidR="009249A6">
        <w:t xml:space="preserve"> Conversion</w:t>
      </w:r>
      <w:bookmarkEnd w:id="16"/>
      <w:bookmarkEnd w:id="17"/>
    </w:p>
    <w:p w14:paraId="084995FD" w14:textId="195BB798" w:rsidR="007221ED" w:rsidRDefault="007221ED" w:rsidP="007221ED"/>
    <w:p w14:paraId="31BFDAE4" w14:textId="3F6D1573" w:rsidR="007221ED" w:rsidRPr="007221ED" w:rsidRDefault="005701EC" w:rsidP="007221ED">
      <w:r>
        <w:t xml:space="preserve">The </w:t>
      </w:r>
      <w:r w:rsidR="00261962">
        <w:t>15 V</w:t>
      </w:r>
      <w:r w:rsidR="00261962" w:rsidRPr="00E745EC">
        <w:rPr>
          <w:vertAlign w:val="subscript"/>
        </w:rPr>
        <w:t>DC</w:t>
      </w:r>
      <w:r w:rsidR="00261962">
        <w:t xml:space="preserve"> </w:t>
      </w:r>
      <w:r w:rsidR="3D3988C2">
        <w:t xml:space="preserve">is sent to the </w:t>
      </w:r>
      <w:r w:rsidR="00261962">
        <w:t xml:space="preserve">3.3 </w:t>
      </w:r>
      <w:r w:rsidR="00E745EC">
        <w:t>V</w:t>
      </w:r>
      <w:r w:rsidR="00E745EC" w:rsidRPr="00E745EC">
        <w:rPr>
          <w:vertAlign w:val="subscript"/>
        </w:rPr>
        <w:t>DC</w:t>
      </w:r>
      <w:r w:rsidR="00261962">
        <w:t xml:space="preserve"> </w:t>
      </w:r>
      <w:r w:rsidR="626BCBDC">
        <w:t xml:space="preserve">buck </w:t>
      </w:r>
      <w:r w:rsidR="00566D4E">
        <w:t xml:space="preserve">converter and outputs 3.3 </w:t>
      </w:r>
      <w:r w:rsidR="00E745EC">
        <w:t>V</w:t>
      </w:r>
      <w:r w:rsidR="00E745EC" w:rsidRPr="00E745EC">
        <w:rPr>
          <w:vertAlign w:val="subscript"/>
        </w:rPr>
        <w:t>DC</w:t>
      </w:r>
      <w:r w:rsidR="00566D4E">
        <w:t xml:space="preserve">. </w:t>
      </w:r>
      <w:r w:rsidR="00E745EC">
        <w:t xml:space="preserve">Parallel capacitors to </w:t>
      </w:r>
      <w:r w:rsidR="001F0DD6">
        <w:t>the ground</w:t>
      </w:r>
      <w:r w:rsidR="00E745EC">
        <w:t xml:space="preserve"> are used to filter and smooth the input and output voltages.</w:t>
      </w:r>
    </w:p>
    <w:p w14:paraId="35787ECC" w14:textId="47B3549D" w:rsidR="42655CF6" w:rsidRDefault="42655CF6" w:rsidP="6AA642A7">
      <w:pPr>
        <w:pStyle w:val="Heading3"/>
      </w:pPr>
      <w:bookmarkStart w:id="18" w:name="_Toc196776738"/>
      <w:bookmarkStart w:id="19" w:name="_Toc445696829"/>
      <w:r>
        <w:t>3.3</w:t>
      </w:r>
      <w:r w:rsidR="001F0DD6">
        <w:t xml:space="preserve"> V</w:t>
      </w:r>
      <w:r w:rsidR="001F0DD6" w:rsidRPr="00E745EC">
        <w:rPr>
          <w:vertAlign w:val="subscript"/>
        </w:rPr>
        <w:t>DC</w:t>
      </w:r>
      <w:r>
        <w:t xml:space="preserve"> to Iso</w:t>
      </w:r>
      <w:r w:rsidR="001F0DD6">
        <w:t xml:space="preserve">lated </w:t>
      </w:r>
      <w:r>
        <w:t>5</w:t>
      </w:r>
      <w:r w:rsidR="001F0DD6">
        <w:t xml:space="preserve"> V</w:t>
      </w:r>
      <w:r w:rsidR="001F0DD6" w:rsidRPr="00E745EC">
        <w:rPr>
          <w:vertAlign w:val="subscript"/>
        </w:rPr>
        <w:t>DC</w:t>
      </w:r>
      <w:r w:rsidR="009249A6">
        <w:t xml:space="preserve"> Conversion</w:t>
      </w:r>
      <w:bookmarkEnd w:id="18"/>
      <w:bookmarkEnd w:id="19"/>
    </w:p>
    <w:p w14:paraId="2AF90B08" w14:textId="168D10F9" w:rsidR="001F0DD6" w:rsidRDefault="001F0DD6" w:rsidP="001F0DD6"/>
    <w:p w14:paraId="412044B0" w14:textId="03973530" w:rsidR="00E745EC" w:rsidRPr="00E745EC" w:rsidRDefault="001F0DD6" w:rsidP="00E745EC">
      <w:r>
        <w:t>The 3.3 V</w:t>
      </w:r>
      <w:r w:rsidRPr="00E745EC">
        <w:rPr>
          <w:vertAlign w:val="subscript"/>
        </w:rPr>
        <w:t>DC</w:t>
      </w:r>
      <w:r>
        <w:t xml:space="preserve"> to isolated 5 V</w:t>
      </w:r>
      <w:r w:rsidRPr="00E745EC">
        <w:rPr>
          <w:vertAlign w:val="subscript"/>
        </w:rPr>
        <w:t>DC</w:t>
      </w:r>
      <w:r>
        <w:t xml:space="preserve"> converter takes 3.3 V</w:t>
      </w:r>
      <w:r w:rsidRPr="00E745EC">
        <w:rPr>
          <w:vertAlign w:val="subscript"/>
        </w:rPr>
        <w:t>DC</w:t>
      </w:r>
      <w:r>
        <w:t xml:space="preserve"> and outputs 5 V</w:t>
      </w:r>
      <w:r w:rsidRPr="00E745EC">
        <w:rPr>
          <w:vertAlign w:val="subscript"/>
        </w:rPr>
        <w:t>DC</w:t>
      </w:r>
      <w:r>
        <w:t>. Parallel capacitors to ground are used to filter and smooth the input and output voltages.</w:t>
      </w:r>
    </w:p>
    <w:p w14:paraId="0530867A" w14:textId="3BD9A999" w:rsidR="42655CF6" w:rsidRDefault="42655CF6" w:rsidP="6AA642A7">
      <w:pPr>
        <w:pStyle w:val="Heading3"/>
      </w:pPr>
      <w:bookmarkStart w:id="20" w:name="_Toc196776739"/>
      <w:bookmarkStart w:id="21" w:name="_Toc999568897"/>
      <w:r>
        <w:t>120</w:t>
      </w:r>
      <w:r w:rsidR="001F0DD6">
        <w:t xml:space="preserve"> V</w:t>
      </w:r>
      <w:r w:rsidR="001F0DD6">
        <w:rPr>
          <w:vertAlign w:val="subscript"/>
        </w:rPr>
        <w:t>A</w:t>
      </w:r>
      <w:r w:rsidR="001F0DD6" w:rsidRPr="00E745EC">
        <w:rPr>
          <w:vertAlign w:val="subscript"/>
        </w:rPr>
        <w:t>C</w:t>
      </w:r>
      <w:r>
        <w:t xml:space="preserve"> to 15</w:t>
      </w:r>
      <w:r w:rsidR="001F0DD6">
        <w:t xml:space="preserve"> V</w:t>
      </w:r>
      <w:r w:rsidR="001F0DD6" w:rsidRPr="00E745EC">
        <w:rPr>
          <w:vertAlign w:val="subscript"/>
        </w:rPr>
        <w:t>DC</w:t>
      </w:r>
      <w:r w:rsidR="009249A6">
        <w:t xml:space="preserve"> Conversion</w:t>
      </w:r>
      <w:bookmarkEnd w:id="20"/>
      <w:bookmarkEnd w:id="21"/>
    </w:p>
    <w:p w14:paraId="0121A0AB" w14:textId="2557ADAB" w:rsidR="0041319B" w:rsidRPr="0041319B" w:rsidRDefault="0041319B" w:rsidP="0041319B"/>
    <w:p w14:paraId="1C35EC3F" w14:textId="0F265035" w:rsidR="214EBE8F" w:rsidRDefault="214EBE8F" w:rsidP="4E7EC6E0">
      <w:pPr>
        <w:rPr>
          <w:vertAlign w:val="subscript"/>
        </w:rPr>
      </w:pPr>
      <w:r>
        <w:t>The 120</w:t>
      </w:r>
      <w:r w:rsidR="00097914">
        <w:t xml:space="preserve"> V</w:t>
      </w:r>
      <w:r w:rsidR="00097914" w:rsidRPr="6DBC677B">
        <w:rPr>
          <w:vertAlign w:val="subscript"/>
        </w:rPr>
        <w:t>AC</w:t>
      </w:r>
      <w:r>
        <w:t xml:space="preserve"> from the wall outlet is taken in by the 15V AC/DC converter</w:t>
      </w:r>
      <w:r w:rsidR="4A3B510C">
        <w:t xml:space="preserve"> and outputs 15 V</w:t>
      </w:r>
      <w:r w:rsidR="4A3B510C" w:rsidRPr="6DBC677B">
        <w:rPr>
          <w:vertAlign w:val="subscript"/>
        </w:rPr>
        <w:t>DC</w:t>
      </w:r>
      <w:r w:rsidR="21124B0D">
        <w:t xml:space="preserve">. </w:t>
      </w:r>
      <w:r w:rsidR="6E1D1E1B">
        <w:t>Parallel capacitors to the ground are used to filter and smooth the input and output voltages.</w:t>
      </w:r>
    </w:p>
    <w:p w14:paraId="20402AA8" w14:textId="1FD94122" w:rsidR="01A69E84" w:rsidRDefault="01A69E84" w:rsidP="6AA642A7">
      <w:pPr>
        <w:pStyle w:val="Heading3"/>
      </w:pPr>
      <w:bookmarkStart w:id="22" w:name="_Toc196776740"/>
      <w:bookmarkStart w:id="23" w:name="_Toc1746249976"/>
      <w:r>
        <w:t>System On/Off Button</w:t>
      </w:r>
      <w:bookmarkEnd w:id="22"/>
      <w:bookmarkEnd w:id="23"/>
    </w:p>
    <w:p w14:paraId="735C98E5" w14:textId="10417B17" w:rsidR="7E084BBA" w:rsidRDefault="4339BC2D" w:rsidP="6AA642A7">
      <w:r>
        <w:t>An</w:t>
      </w:r>
      <w:r w:rsidR="39BC13B2">
        <w:t xml:space="preserve"> LED is connected to the MCU to indicate whether the system is on or off. The red through-hole LED will light up indicating the system is powered on and turn off when the system is not receiving power.</w:t>
      </w:r>
      <w:r w:rsidR="17B750EA">
        <w:t xml:space="preserve"> </w:t>
      </w:r>
    </w:p>
    <w:p w14:paraId="4484FAB5" w14:textId="54D04B89" w:rsidR="1C0EA027" w:rsidRDefault="1C0EA027"/>
    <w:p w14:paraId="7E2EB025" w14:textId="07941BFE" w:rsidR="5F5A239D" w:rsidRDefault="5F5A239D" w:rsidP="6AA642A7">
      <w:pPr>
        <w:pStyle w:val="Heading2"/>
      </w:pPr>
      <w:bookmarkStart w:id="24" w:name="_Toc966250229"/>
      <w:r>
        <w:t xml:space="preserve">PWM </w:t>
      </w:r>
      <w:r w:rsidR="6C1CBC99">
        <w:t>Integration</w:t>
      </w:r>
      <w:bookmarkEnd w:id="24"/>
    </w:p>
    <w:p w14:paraId="3E1EEC74" w14:textId="06D6F0F5" w:rsidR="007221ED" w:rsidRPr="007221ED" w:rsidRDefault="007221ED" w:rsidP="007221ED"/>
    <w:p w14:paraId="51C61DFB" w14:textId="3267DEE6" w:rsidR="059FF61A" w:rsidRDefault="059FF61A" w:rsidP="6AA642A7">
      <w:r>
        <w:t xml:space="preserve">PWM Integration consists of </w:t>
      </w:r>
      <w:r w:rsidR="3D58E1B7">
        <w:t xml:space="preserve">six </w:t>
      </w:r>
      <w:r>
        <w:t>pulse width modules (PWMs) that were created in the firmware</w:t>
      </w:r>
      <w:r w:rsidR="6FF19042">
        <w:t>, Figure</w:t>
      </w:r>
      <w:r w:rsidR="50765FB9">
        <w:t xml:space="preserve"> </w:t>
      </w:r>
      <w:r w:rsidR="0B300401">
        <w:t xml:space="preserve">2, </w:t>
      </w:r>
      <w:r>
        <w:t>and flashed onto the microcontroller (MCU)</w:t>
      </w:r>
      <w:r w:rsidR="2BB6D157">
        <w:t xml:space="preserve"> being output </w:t>
      </w:r>
      <w:r w:rsidR="05806ADC">
        <w:t>at 3.3V</w:t>
      </w:r>
      <w:r w:rsidR="0BCE8961">
        <w:t xml:space="preserve">, 120 degrees apart </w:t>
      </w:r>
      <w:r w:rsidR="2BB6D157">
        <w:t>and input to the optoelectronics</w:t>
      </w:r>
      <w:r w:rsidR="545485C2">
        <w:t xml:space="preserve"> (opto)</w:t>
      </w:r>
      <w:r w:rsidR="2BB6D157">
        <w:t xml:space="preserve"> board where they </w:t>
      </w:r>
      <w:r w:rsidR="7A42FD0C">
        <w:t xml:space="preserve">are transported to the power electronics across an isolation barrier and brought to 5V. These 5V PWMs are then input into the power control </w:t>
      </w:r>
      <w:r w:rsidR="6BD00F7E">
        <w:t xml:space="preserve">where they are transformed into modified sine waves that spin the motor. </w:t>
      </w:r>
    </w:p>
    <w:p w14:paraId="1DE3C758" w14:textId="381FB0E0" w:rsidR="007221ED" w:rsidRDefault="007221ED" w:rsidP="6AA642A7"/>
    <w:p w14:paraId="54D44231" w14:textId="40E9E0D5" w:rsidR="3374FD70" w:rsidRDefault="3374FD70" w:rsidP="6AA642A7">
      <w:r>
        <w:t>This integration happened in multiple steps. The first step was firmware on the development (dev) board connected to the optoelectronics board.</w:t>
      </w:r>
      <w:r w:rsidR="6E37D04C">
        <w:t xml:space="preserve"> The purpose of this was to test the isolation and voltage increase of the optoelectronics board while the MCU board was still in progress. Once the output of the opt</w:t>
      </w:r>
      <w:r w:rsidR="35CA2B46">
        <w:t>o</w:t>
      </w:r>
      <w:r>
        <w:t xml:space="preserve"> </w:t>
      </w:r>
      <w:r w:rsidR="03DDF673">
        <w:t>board was validated with the dev board,</w:t>
      </w:r>
      <w:r w:rsidR="42D55028">
        <w:t xml:space="preserve"> the MCU was added to the integration. The firmware was flashed onto the DSPICK33 using a PICkit 5. A PICkit 4 was originally used, but for some reason the code flashi</w:t>
      </w:r>
      <w:r w:rsidR="7BF77F8B">
        <w:t xml:space="preserve">ng was unsuccessful. Once the output PWMs of the MCU were validated, as seen in Figure </w:t>
      </w:r>
      <w:r w:rsidR="5A70AB8F">
        <w:t>3, s</w:t>
      </w:r>
      <w:r w:rsidR="7E48E3EF">
        <w:t>ix PWMs, three phases high and low, at 3.4V, the opto bo</w:t>
      </w:r>
      <w:r w:rsidR="03086BB8">
        <w:t xml:space="preserve">ard was connected. </w:t>
      </w:r>
      <w:r w:rsidR="195A4272">
        <w:t xml:space="preserve">The input PWMs for isolation were the same PWMs being output of the MCU, and the output PWMs can be seen in Figure </w:t>
      </w:r>
      <w:r w:rsidR="75F489A4">
        <w:t>4, t</w:t>
      </w:r>
      <w:r w:rsidR="3B6F1E49">
        <w:t>he same PWMs as the input, just at 6.0V and 6.2V</w:t>
      </w:r>
      <w:r w:rsidR="701B7510">
        <w:t>. After</w:t>
      </w:r>
      <w:r w:rsidR="74D92944">
        <w:t xml:space="preserve"> this was validated, the power control was connected, and the output was observed to be a modified sine wave as seen in Figure </w:t>
      </w:r>
      <w:r w:rsidR="3F6498E0">
        <w:t xml:space="preserve">5. </w:t>
      </w:r>
      <w:r w:rsidR="74D92944">
        <w:t xml:space="preserve">The </w:t>
      </w:r>
      <w:r w:rsidR="42D5CB0B">
        <w:t xml:space="preserve">final step of PWM integration was the motor spinning. Once the professor confirmed the power control output was correct, the </w:t>
      </w:r>
      <w:r w:rsidR="72DA1B13">
        <w:t xml:space="preserve">motor was connected, and when it was powered up at a very low voltage, it spun. This completed PWM integration. </w:t>
      </w:r>
    </w:p>
    <w:p w14:paraId="6E681BC4" w14:textId="1969D2BA" w:rsidR="6AA642A7" w:rsidRDefault="6AA642A7" w:rsidP="6AA642A7"/>
    <w:p w14:paraId="27D7915D" w14:textId="6206DBED" w:rsidR="6AA642A7" w:rsidRDefault="6AA642A7" w:rsidP="6AA642A7"/>
    <w:p w14:paraId="06A9394E" w14:textId="41E80FA8" w:rsidR="1B5AFFD0" w:rsidRDefault="1B5AFFD0" w:rsidP="6AA642A7">
      <w:pPr>
        <w:jc w:val="center"/>
        <w:rPr>
          <w:i/>
          <w:iCs/>
        </w:rPr>
      </w:pPr>
      <w:r>
        <w:rPr>
          <w:noProof/>
        </w:rPr>
        <w:drawing>
          <wp:inline distT="0" distB="0" distL="0" distR="0" wp14:anchorId="1A084FB7" wp14:editId="5C8AB13E">
            <wp:extent cx="4991102" cy="2628900"/>
            <wp:effectExtent l="0" t="0" r="0" b="0"/>
            <wp:docPr id="1004988330" name="Picture 100498833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988330"/>
                    <pic:cNvPicPr/>
                  </pic:nvPicPr>
                  <pic:blipFill>
                    <a:blip r:embed="rId19">
                      <a:extLst>
                        <a:ext uri="{28A0092B-C50C-407E-A947-70E740481C1C}">
                          <a14:useLocalDpi xmlns:a14="http://schemas.microsoft.com/office/drawing/2010/main" val="0"/>
                        </a:ext>
                      </a:extLst>
                    </a:blip>
                    <a:stretch>
                      <a:fillRect/>
                    </a:stretch>
                  </pic:blipFill>
                  <pic:spPr>
                    <a:xfrm>
                      <a:off x="0" y="0"/>
                      <a:ext cx="4991102" cy="2628900"/>
                    </a:xfrm>
                    <a:prstGeom prst="rect">
                      <a:avLst/>
                    </a:prstGeom>
                  </pic:spPr>
                </pic:pic>
              </a:graphicData>
            </a:graphic>
          </wp:inline>
        </w:drawing>
      </w:r>
      <w:r>
        <w:br/>
      </w:r>
      <w:r w:rsidRPr="6AA642A7">
        <w:rPr>
          <w:i/>
          <w:iCs/>
        </w:rPr>
        <w:t xml:space="preserve">Figure </w:t>
      </w:r>
      <w:r w:rsidR="17D0424F" w:rsidRPr="143B7512">
        <w:rPr>
          <w:i/>
          <w:iCs/>
        </w:rPr>
        <w:t>2</w:t>
      </w:r>
      <w:r w:rsidRPr="6AA642A7">
        <w:rPr>
          <w:i/>
          <w:iCs/>
        </w:rPr>
        <w:t>: Oscillo</w:t>
      </w:r>
      <w:r w:rsidR="371C508F" w:rsidRPr="6AA642A7">
        <w:rPr>
          <w:i/>
          <w:iCs/>
        </w:rPr>
        <w:t xml:space="preserve">scope output of </w:t>
      </w:r>
      <w:r w:rsidRPr="6AA642A7">
        <w:rPr>
          <w:i/>
          <w:iCs/>
        </w:rPr>
        <w:t>PWMs created by Firmware</w:t>
      </w:r>
    </w:p>
    <w:p w14:paraId="7AD47FCA" w14:textId="4D05EED5" w:rsidR="6AA642A7" w:rsidRDefault="6AA642A7" w:rsidP="6AA642A7">
      <w:pPr>
        <w:jc w:val="center"/>
        <w:rPr>
          <w:i/>
          <w:iCs/>
        </w:rPr>
      </w:pPr>
    </w:p>
    <w:p w14:paraId="301F9EFF" w14:textId="37318AB7" w:rsidR="063196EF" w:rsidRDefault="063196EF" w:rsidP="6AA642A7">
      <w:pPr>
        <w:jc w:val="center"/>
      </w:pPr>
      <w:r>
        <w:rPr>
          <w:noProof/>
        </w:rPr>
        <w:drawing>
          <wp:inline distT="0" distB="0" distL="0" distR="0" wp14:anchorId="0C112DC3" wp14:editId="278EE66B">
            <wp:extent cx="3936437" cy="3520083"/>
            <wp:effectExtent l="0" t="0" r="0" b="0"/>
            <wp:docPr id="92689547" name="Picture 92689547" descr="Picture 130002057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36437" cy="3520083"/>
                    </a:xfrm>
                    <a:prstGeom prst="rect">
                      <a:avLst/>
                    </a:prstGeom>
                  </pic:spPr>
                </pic:pic>
              </a:graphicData>
            </a:graphic>
          </wp:inline>
        </w:drawing>
      </w:r>
    </w:p>
    <w:p w14:paraId="68100276" w14:textId="7DA793D4" w:rsidR="063196EF" w:rsidRDefault="063196EF" w:rsidP="6AA642A7">
      <w:pPr>
        <w:jc w:val="center"/>
      </w:pPr>
      <w:r w:rsidRPr="6AA642A7">
        <w:rPr>
          <w:i/>
          <w:iCs/>
        </w:rPr>
        <w:t xml:space="preserve">Figure </w:t>
      </w:r>
      <w:r w:rsidR="250C7F0A" w:rsidRPr="143B7512">
        <w:rPr>
          <w:i/>
          <w:iCs/>
        </w:rPr>
        <w:t>3</w:t>
      </w:r>
      <w:r w:rsidRPr="6AA642A7">
        <w:rPr>
          <w:i/>
          <w:iCs/>
        </w:rPr>
        <w:t>: MCU output &amp; Isolation Input PWMs (3.4V)</w:t>
      </w:r>
    </w:p>
    <w:p w14:paraId="5169B63A" w14:textId="3080DDCE" w:rsidR="063196EF" w:rsidRDefault="063196EF" w:rsidP="6AA642A7">
      <w:pPr>
        <w:jc w:val="center"/>
      </w:pPr>
      <w:r>
        <w:br/>
      </w:r>
      <w:r>
        <w:rPr>
          <w:noProof/>
        </w:rPr>
        <w:drawing>
          <wp:inline distT="0" distB="0" distL="0" distR="0" wp14:anchorId="3B807603" wp14:editId="5EEA5829">
            <wp:extent cx="3893345" cy="3563400"/>
            <wp:effectExtent l="0" t="0" r="0" b="0"/>
            <wp:docPr id="398074927" name="Picture 398074927" descr="Picture 78395022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93345" cy="3563400"/>
                    </a:xfrm>
                    <a:prstGeom prst="rect">
                      <a:avLst/>
                    </a:prstGeom>
                  </pic:spPr>
                </pic:pic>
              </a:graphicData>
            </a:graphic>
          </wp:inline>
        </w:drawing>
      </w:r>
    </w:p>
    <w:p w14:paraId="19680453" w14:textId="400B6CE6" w:rsidR="063196EF" w:rsidRDefault="063196EF" w:rsidP="6AA642A7">
      <w:pPr>
        <w:jc w:val="center"/>
      </w:pPr>
      <w:r w:rsidRPr="6AA642A7">
        <w:rPr>
          <w:i/>
          <w:iCs/>
        </w:rPr>
        <w:t xml:space="preserve">Figure </w:t>
      </w:r>
      <w:r w:rsidR="544734A7" w:rsidRPr="143B7512">
        <w:rPr>
          <w:i/>
          <w:iCs/>
        </w:rPr>
        <w:t>4</w:t>
      </w:r>
      <w:r w:rsidRPr="6AA642A7">
        <w:rPr>
          <w:i/>
          <w:iCs/>
        </w:rPr>
        <w:t>: Isolation output PWMs (6.0V-6.2V)</w:t>
      </w:r>
    </w:p>
    <w:p w14:paraId="5AA9DC4A" w14:textId="2DD98C86" w:rsidR="6AA642A7" w:rsidRDefault="6AA642A7" w:rsidP="6AA642A7">
      <w:pPr>
        <w:jc w:val="center"/>
        <w:rPr>
          <w:i/>
          <w:iCs/>
        </w:rPr>
      </w:pPr>
    </w:p>
    <w:p w14:paraId="240FCEBC" w14:textId="401B2DB8" w:rsidR="1D0031FC" w:rsidRDefault="1D0031FC" w:rsidP="6AA642A7">
      <w:pPr>
        <w:jc w:val="center"/>
      </w:pPr>
      <w:r>
        <w:rPr>
          <w:noProof/>
        </w:rPr>
        <w:drawing>
          <wp:inline distT="0" distB="0" distL="0" distR="0" wp14:anchorId="6CDA091E" wp14:editId="11537DE2">
            <wp:extent cx="1932078" cy="1244590"/>
            <wp:effectExtent l="0" t="0" r="0" b="0"/>
            <wp:docPr id="921518950" name="Picture 921518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32078" cy="1244590"/>
                    </a:xfrm>
                    <a:prstGeom prst="rect">
                      <a:avLst/>
                    </a:prstGeom>
                  </pic:spPr>
                </pic:pic>
              </a:graphicData>
            </a:graphic>
          </wp:inline>
        </w:drawing>
      </w:r>
      <w:r>
        <w:rPr>
          <w:noProof/>
        </w:rPr>
        <w:drawing>
          <wp:inline distT="0" distB="0" distL="0" distR="0" wp14:anchorId="1C5DC6C6" wp14:editId="0635C352">
            <wp:extent cx="1943318" cy="1244197"/>
            <wp:effectExtent l="0" t="0" r="0" b="0"/>
            <wp:docPr id="503072968" name="Picture 50307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43318" cy="1244197"/>
                    </a:xfrm>
                    <a:prstGeom prst="rect">
                      <a:avLst/>
                    </a:prstGeom>
                  </pic:spPr>
                </pic:pic>
              </a:graphicData>
            </a:graphic>
          </wp:inline>
        </w:drawing>
      </w:r>
      <w:r>
        <w:rPr>
          <w:noProof/>
        </w:rPr>
        <w:drawing>
          <wp:inline distT="0" distB="0" distL="0" distR="0" wp14:anchorId="0E4919BA" wp14:editId="1DF98AB7">
            <wp:extent cx="1941202" cy="1242842"/>
            <wp:effectExtent l="0" t="0" r="0" b="0"/>
            <wp:docPr id="2091514805" name="Picture 209151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41202" cy="1242842"/>
                    </a:xfrm>
                    <a:prstGeom prst="rect">
                      <a:avLst/>
                    </a:prstGeom>
                  </pic:spPr>
                </pic:pic>
              </a:graphicData>
            </a:graphic>
          </wp:inline>
        </w:drawing>
      </w:r>
    </w:p>
    <w:p w14:paraId="22E61454" w14:textId="27652B50" w:rsidR="1D0031FC" w:rsidRDefault="1D0031FC" w:rsidP="6AA642A7">
      <w:pPr>
        <w:jc w:val="center"/>
        <w:rPr>
          <w:i/>
          <w:iCs/>
        </w:rPr>
      </w:pPr>
      <w:r w:rsidRPr="6AA642A7">
        <w:rPr>
          <w:i/>
          <w:iCs/>
        </w:rPr>
        <w:t xml:space="preserve">Figure </w:t>
      </w:r>
      <w:r w:rsidR="0775932E" w:rsidRPr="143B7512">
        <w:rPr>
          <w:i/>
          <w:iCs/>
        </w:rPr>
        <w:t>5</w:t>
      </w:r>
      <w:r w:rsidRPr="6AA642A7">
        <w:rPr>
          <w:i/>
          <w:iCs/>
        </w:rPr>
        <w:t>: Output of the power control for all three phases</w:t>
      </w:r>
      <w:r>
        <w:br/>
      </w:r>
    </w:p>
    <w:p w14:paraId="2F07DCD2" w14:textId="640972DC" w:rsidR="09ECF67C" w:rsidRDefault="09ECF67C" w:rsidP="6AA642A7">
      <w:pPr>
        <w:rPr>
          <w:highlight w:val="yellow"/>
        </w:rPr>
      </w:pPr>
      <w:r>
        <w:t>PWM integration was the most integral part of this system to get the motor to spin. There were many errors along the way that definitely slowed the process</w:t>
      </w:r>
      <w:r w:rsidR="4FD6F37B">
        <w:t xml:space="preserve"> of getting the motor to spin, even at low voltage. A few notable hu</w:t>
      </w:r>
      <w:r w:rsidR="1D66419B">
        <w:t>rdles were component failure, trace errors, and code errors. At one point, the optoelect</w:t>
      </w:r>
      <w:r w:rsidR="6FD7A8B8">
        <w:t>ronic board was working as expected, but due to a testing error, all of the isolators fried. This delayed the integration process because it took multiple days to get new parts in the mail and replace them</w:t>
      </w:r>
      <w:r w:rsidR="74326E4E">
        <w:t xml:space="preserve">. Additionally, on the power board, </w:t>
      </w:r>
      <w:r w:rsidR="00BA5788">
        <w:t xml:space="preserve">there was a trace error on the </w:t>
      </w:r>
      <w:r w:rsidR="00C11B07">
        <w:t xml:space="preserve">0th revision </w:t>
      </w:r>
      <w:r w:rsidR="00064D05">
        <w:t>causing a short of the power control</w:t>
      </w:r>
      <w:r w:rsidR="001341E0">
        <w:t>, but was resolved on the next revision</w:t>
      </w:r>
      <w:r w:rsidR="00064D05">
        <w:t xml:space="preserve">. </w:t>
      </w:r>
      <w:r w:rsidR="00936F6A">
        <w:t>Furthermore, the next revision had</w:t>
      </w:r>
      <w:r w:rsidR="00064D05">
        <w:t xml:space="preserve"> </w:t>
      </w:r>
      <w:r w:rsidR="001341E0">
        <w:t>two more trace errors</w:t>
      </w:r>
      <w:r w:rsidR="00936F6A">
        <w:t xml:space="preserve"> that were ultimately bypassed by over the board wires. One error was the bus voltage being used as the </w:t>
      </w:r>
      <w:r w:rsidR="00C43C8F">
        <w:t>voltage measurement signal</w:t>
      </w:r>
      <w:r w:rsidR="00A61A4C">
        <w:t xml:space="preserve">. Another error was </w:t>
      </w:r>
      <w:r w:rsidR="00162B66">
        <w:t xml:space="preserve">the </w:t>
      </w:r>
      <w:r w:rsidR="003F42DC">
        <w:t>bootstrap</w:t>
      </w:r>
      <w:r w:rsidR="00162B66">
        <w:t xml:space="preserve"> </w:t>
      </w:r>
      <w:r w:rsidR="003F42DC">
        <w:t>capacitors</w:t>
      </w:r>
      <w:r w:rsidR="00162B66">
        <w:t xml:space="preserve"> being </w:t>
      </w:r>
      <w:r w:rsidR="00A61A4C">
        <w:t>incorrectly</w:t>
      </w:r>
      <w:r w:rsidR="00162B66">
        <w:t xml:space="preserve"> </w:t>
      </w:r>
      <w:r w:rsidR="00A61A4C">
        <w:t xml:space="preserve">in </w:t>
      </w:r>
      <w:r w:rsidR="006F17BE" w:rsidRPr="006F17BE">
        <w:t>parallel</w:t>
      </w:r>
      <w:r w:rsidR="00162B66">
        <w:t xml:space="preserve"> with the </w:t>
      </w:r>
      <w:r w:rsidR="00F419C7">
        <w:t xml:space="preserve">high voltage outputs to the </w:t>
      </w:r>
      <w:r w:rsidR="003F42DC">
        <w:t>motor.</w:t>
      </w:r>
      <w:r w:rsidR="1D356B90">
        <w:t xml:space="preserve"> Near the end of the project, the motor was spinning for a few days, then a new code</w:t>
      </w:r>
      <w:r w:rsidR="212F358D">
        <w:t xml:space="preserve"> was flashed </w:t>
      </w:r>
      <w:r w:rsidR="724A9399">
        <w:t>to attempt our diagnostic feedback integration, and it ended up not working, so we reverted back to the old code backup.</w:t>
      </w:r>
    </w:p>
    <w:p w14:paraId="1A121732" w14:textId="65862C5E" w:rsidR="03CFBE68" w:rsidRDefault="03CFBE68" w:rsidP="6AA642A7">
      <w:pPr>
        <w:pStyle w:val="Heading3"/>
      </w:pPr>
      <w:bookmarkStart w:id="25" w:name="_Toc196776742"/>
      <w:bookmarkStart w:id="26" w:name="_Toc1935475502"/>
      <w:r>
        <w:t>Speed Knob Functionality</w:t>
      </w:r>
      <w:bookmarkEnd w:id="25"/>
      <w:bookmarkEnd w:id="26"/>
    </w:p>
    <w:p w14:paraId="68BCBD45" w14:textId="4FAC1C3E" w:rsidR="007221ED" w:rsidRPr="007221ED" w:rsidRDefault="007221ED" w:rsidP="007221ED"/>
    <w:p w14:paraId="44AE26E4" w14:textId="736D4F5B" w:rsidR="03CFBE68" w:rsidRDefault="03CFBE68" w:rsidP="6AA642A7">
      <w:r>
        <w:t xml:space="preserve">One main requirement of the VFD motor controller is the ability to change the speed of the motor. In this system, </w:t>
      </w:r>
      <w:r w:rsidR="7C8D9174">
        <w:t xml:space="preserve">a potentiometer, or speed knob, is how the speed controllability is implemented. When the potentiometer is spun, the frequency of the PWMs </w:t>
      </w:r>
      <w:r w:rsidR="4712650F">
        <w:t xml:space="preserve">changes from 10Hz to 60Hz, linearly. In terms of integration, the knob was </w:t>
      </w:r>
      <w:r w:rsidR="7BB19AD9">
        <w:t xml:space="preserve">spun to adjust the speed at every step of integration and it worked pretty well. At the end of the project, the speed </w:t>
      </w:r>
      <w:r w:rsidR="61897110">
        <w:t xml:space="preserve">of the motor was the highest when the knob was in the middle, and it decreased as it was turned left or right. It is unknown why this </w:t>
      </w:r>
      <w:r w:rsidR="632D849D">
        <w:t>happened</w:t>
      </w:r>
      <w:r w:rsidR="61897110">
        <w:t>, possibly an error in the code, but since this was a very minor error, it was not the team</w:t>
      </w:r>
      <w:r w:rsidR="3948C4CC">
        <w:t xml:space="preserve">’s main focus. </w:t>
      </w:r>
      <w:r w:rsidR="1A2B6F64">
        <w:t xml:space="preserve">Overall, the speed knob did change the speed of the motor in a predictable way, so it was validated. </w:t>
      </w:r>
    </w:p>
    <w:p w14:paraId="7DB145B4" w14:textId="5506ADAD" w:rsidR="007221ED" w:rsidRPr="007221ED" w:rsidRDefault="5DD52E49" w:rsidP="313A47ED">
      <w:pPr>
        <w:pStyle w:val="Heading2"/>
      </w:pPr>
      <w:bookmarkStart w:id="27" w:name="_Toc1982599813"/>
      <w:r>
        <w:t>Relay Integration</w:t>
      </w:r>
      <w:bookmarkEnd w:id="27"/>
    </w:p>
    <w:p w14:paraId="28B82A33" w14:textId="7E754BFB" w:rsidR="6AA642A7" w:rsidRDefault="757F36D5" w:rsidP="6AA642A7">
      <w:r>
        <w:t>Relay integration i</w:t>
      </w:r>
      <w:r w:rsidR="0DE7D98D">
        <w:t>n this system is realized by a button on the MCU, isolation via optoelectronics, and the relay on the power electronics board. When the button is pressed</w:t>
      </w:r>
      <w:r w:rsidR="0316B1B0">
        <w:t>, a second LED turns</w:t>
      </w:r>
      <w:r w:rsidR="0DE7D98D">
        <w:t xml:space="preserve"> on </w:t>
      </w:r>
      <w:r w:rsidR="51ACECB9">
        <w:t>to indicate the motor is on</w:t>
      </w:r>
      <w:r w:rsidR="6232F92D">
        <w:t xml:space="preserve"> and</w:t>
      </w:r>
      <w:r w:rsidR="51ACECB9">
        <w:t xml:space="preserve"> the relay signal </w:t>
      </w:r>
      <w:r w:rsidR="0CC3F40B">
        <w:t>gets set to</w:t>
      </w:r>
      <w:r w:rsidR="51ACECB9">
        <w:t xml:space="preserve"> 15V</w:t>
      </w:r>
      <w:r w:rsidR="0AECDAC2">
        <w:t xml:space="preserve">. This </w:t>
      </w:r>
      <w:r w:rsidR="5FB4ACCB">
        <w:t>validates</w:t>
      </w:r>
      <w:r w:rsidR="0AECDAC2">
        <w:t xml:space="preserve"> that the MCU is on and sending out a 3.3V signal that goes through isolation and to the power control</w:t>
      </w:r>
      <w:r w:rsidR="088B8998">
        <w:t xml:space="preserve">. When the button is pressed </w:t>
      </w:r>
      <w:r w:rsidR="1B444A6A">
        <w:t>again</w:t>
      </w:r>
      <w:r w:rsidR="088B8998">
        <w:t xml:space="preserve">, the relay signal goes to 3.3V </w:t>
      </w:r>
      <w:r w:rsidR="6F22502D">
        <w:t xml:space="preserve">which cuts off power to </w:t>
      </w:r>
      <w:r w:rsidR="088B8998">
        <w:t xml:space="preserve">the </w:t>
      </w:r>
      <w:r w:rsidR="617A8D64">
        <w:t>motor</w:t>
      </w:r>
      <w:r w:rsidR="088B8998">
        <w:t xml:space="preserve">. This means the motor is off. </w:t>
      </w:r>
      <w:r w:rsidR="7A584D49">
        <w:t>During integration there were a few instances where the relay stopped clicking when the button pressed on, meaning that the relay was not working. This, however, was quickly fixed by replacing the MOSFE</w:t>
      </w:r>
      <w:r w:rsidR="205AD561">
        <w:t xml:space="preserve">T in that circuit that had broken. </w:t>
      </w:r>
    </w:p>
    <w:p w14:paraId="0EA8D2D5" w14:textId="34E20AD9" w:rsidR="00A34519" w:rsidRDefault="00A34519" w:rsidP="6AA642A7"/>
    <w:p w14:paraId="35126D33" w14:textId="32596422" w:rsidR="00A34519" w:rsidRPr="00A34519" w:rsidRDefault="00A34519" w:rsidP="00A34519">
      <w:r>
        <w:rPr>
          <w:noProof/>
        </w:rPr>
        <w:drawing>
          <wp:inline distT="0" distB="0" distL="0" distR="0" wp14:anchorId="385BCE9F" wp14:editId="6C2864C6">
            <wp:extent cx="5943600" cy="3712845"/>
            <wp:effectExtent l="0" t="0" r="0" b="1905"/>
            <wp:docPr id="1359983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568A0274" w14:textId="0A7B579D" w:rsidR="609F1AFE" w:rsidRPr="00A34519" w:rsidRDefault="00A34519" w:rsidP="00A34519">
      <w:pPr>
        <w:jc w:val="center"/>
        <w:rPr>
          <w:b/>
          <w:bCs/>
        </w:rPr>
      </w:pPr>
      <w:r w:rsidRPr="00A34519">
        <w:rPr>
          <w:i/>
          <w:iCs/>
        </w:rPr>
        <w:t>Figure 15: Motor On LED (blue)</w:t>
      </w:r>
    </w:p>
    <w:p w14:paraId="1ADF83B7" w14:textId="3E12E5D5" w:rsidR="5F5A239D" w:rsidRDefault="5F5A239D" w:rsidP="6AA642A7">
      <w:pPr>
        <w:pStyle w:val="Heading2"/>
      </w:pPr>
      <w:bookmarkStart w:id="28" w:name="_Toc1308627450"/>
      <w:r>
        <w:t>Diagnostic Feedback</w:t>
      </w:r>
      <w:r w:rsidR="52BC9C2A">
        <w:t xml:space="preserve"> Integration</w:t>
      </w:r>
      <w:bookmarkEnd w:id="28"/>
    </w:p>
    <w:p w14:paraId="45BEBFBB" w14:textId="13722574" w:rsidR="007221ED" w:rsidRPr="007221ED" w:rsidRDefault="007221ED" w:rsidP="007221ED"/>
    <w:p w14:paraId="5D1B7883" w14:textId="6D3A3DC0" w:rsidR="435386C2" w:rsidRDefault="435386C2" w:rsidP="6AA642A7">
      <w:r>
        <w:t xml:space="preserve">Diagnostic feedback in this system was designed as a way to check the voltage, current, and temperature of the system at all times. This includes </w:t>
      </w:r>
      <w:r w:rsidR="4324291A">
        <w:t xml:space="preserve">the </w:t>
      </w:r>
      <w:r>
        <w:t xml:space="preserve">three signals sent out </w:t>
      </w:r>
      <w:r w:rsidR="5F2B0D84">
        <w:t>of the power control on the power electronics board. These signals, each at around 60V were then</w:t>
      </w:r>
      <w:r w:rsidR="35237F4C">
        <w:t xml:space="preserve"> taken as input to the optoelectronics board where they were decreased and then </w:t>
      </w:r>
      <w:r w:rsidR="08DD0278">
        <w:t>transported across the isolation barrier</w:t>
      </w:r>
      <w:r w:rsidR="50E47C24">
        <w:t xml:space="preserve"> to</w:t>
      </w:r>
    </w:p>
    <w:p w14:paraId="5F20DE2B" w14:textId="3273F4A0" w:rsidR="52BC9C2A" w:rsidRDefault="52BC9C2A" w:rsidP="6AA642A7">
      <w:r>
        <w:t xml:space="preserve">Diagnostic feedback was not integral to making the motor spin, so it was essentially saved for last. Once the motor was spinning and all other integration was completed, </w:t>
      </w:r>
      <w:r w:rsidR="0223320C">
        <w:t xml:space="preserve">diagnostic feedback came into focus. There were some issues, however. On the power control side, the current was too low to be </w:t>
      </w:r>
      <w:r w:rsidR="4927B133">
        <w:t>sensed and communicated, and the temperature also did not work. The voltage signal, which represent</w:t>
      </w:r>
      <w:r w:rsidR="190407A6">
        <w:t>s</w:t>
      </w:r>
      <w:r w:rsidR="4927B133">
        <w:t xml:space="preserve"> the bus voltage, </w:t>
      </w:r>
      <w:r w:rsidR="7660FBE2">
        <w:t xml:space="preserve">should have worked when plugged into the wall, at the full 120VAC, but for all testing besides final demo, the voltage was much lower, between 30V and 51V. </w:t>
      </w:r>
      <w:r w:rsidR="2F40FEF0">
        <w:t xml:space="preserve">Since this voltage was significantly lower than 120VAC, it is believed that the value was too low, so </w:t>
      </w:r>
      <w:r w:rsidR="7203C1E8">
        <w:t>that feedback signal was no</w:t>
      </w:r>
      <w:r w:rsidR="7903311B">
        <w:t xml:space="preserve">t being communicated. </w:t>
      </w:r>
    </w:p>
    <w:p w14:paraId="15243810" w14:textId="53EB6563" w:rsidR="532887A1" w:rsidRDefault="532887A1" w:rsidP="6AA642A7">
      <w:r>
        <w:t>Additionally,</w:t>
      </w:r>
      <w:r w:rsidR="7903311B">
        <w:t xml:space="preserve"> there were problems with the </w:t>
      </w:r>
      <w:r w:rsidR="1B2D97FE">
        <w:t xml:space="preserve">microcontroller printing to the </w:t>
      </w:r>
      <w:r w:rsidR="7903311B">
        <w:t>UART console</w:t>
      </w:r>
      <w:r w:rsidR="057EA8DC">
        <w:t>. Upon linking the correct UART “transfer” and “receive” pins</w:t>
      </w:r>
      <w:r w:rsidR="06769859">
        <w:t xml:space="preserve"> in the firmware</w:t>
      </w:r>
      <w:r w:rsidR="057EA8DC">
        <w:t>, the USB-UART cable was still unable to transfer any print statements to the UART console</w:t>
      </w:r>
      <w:r w:rsidR="59CCB6E4">
        <w:t>.</w:t>
      </w:r>
    </w:p>
    <w:p w14:paraId="08701DE2" w14:textId="59AA39FC" w:rsidR="007221ED" w:rsidRDefault="738C479A" w:rsidP="6AA642A7">
      <w:r>
        <w:t xml:space="preserve">In terms of validation, the optoelectronics board was tested at low voltage, with 15V input. </w:t>
      </w:r>
      <w:r w:rsidR="50FC3244">
        <w:t>The</w:t>
      </w:r>
      <w:r w:rsidR="4DEAACAF">
        <w:t xml:space="preserve"> input to output ratio is 1V:0.26V, so if the full 60V had been applied, it is reasonable to assume that 15.6V would be output which is </w:t>
      </w:r>
      <w:r w:rsidR="3749DCCB">
        <w:t xml:space="preserve">within the acceptable region. </w:t>
      </w:r>
    </w:p>
    <w:p w14:paraId="01E29D23" w14:textId="5D5BAEB6" w:rsidR="46548D5D" w:rsidRDefault="46548D5D" w:rsidP="6AA642A7">
      <w:pPr>
        <w:pStyle w:val="Heading1"/>
        <w:rPr>
          <w:bCs/>
        </w:rPr>
      </w:pPr>
      <w:bookmarkStart w:id="29" w:name="_Toc1969022745"/>
      <w:r w:rsidRPr="6AA642A7">
        <w:rPr>
          <w:bCs/>
        </w:rPr>
        <w:t>System Conclusion</w:t>
      </w:r>
      <w:bookmarkEnd w:id="29"/>
    </w:p>
    <w:p w14:paraId="79B928B6" w14:textId="13911CFA" w:rsidR="7C53D81D" w:rsidRDefault="29AF3B72" w:rsidP="6AA642A7">
      <w:r>
        <w:t xml:space="preserve">The VFD Motor Controller </w:t>
      </w:r>
      <w:r w:rsidR="7C53D81D">
        <w:t xml:space="preserve">project </w:t>
      </w:r>
      <w:r>
        <w:t xml:space="preserve">successfully met the goal of creating a system to control the speed of an AC motor by adjusting the input frequency </w:t>
      </w:r>
      <w:r w:rsidR="7C53D81D">
        <w:t xml:space="preserve">and </w:t>
      </w:r>
      <w:r>
        <w:t>voltage.</w:t>
      </w:r>
      <w:r w:rsidR="7C53D81D">
        <w:t xml:space="preserve"> The motor spun successfully, and the speed knob and on/off button worked to contro</w:t>
      </w:r>
      <w:r w:rsidR="33831BC1">
        <w:t xml:space="preserve">l the motor. </w:t>
      </w:r>
      <w:r w:rsidR="7567F488">
        <w:t xml:space="preserve">All four subsystems – including power, microcontroller, optoelectronics, and firmware – were </w:t>
      </w:r>
      <w:r w:rsidR="0659DF18">
        <w:t>successfully</w:t>
      </w:r>
      <w:r w:rsidR="7567F488">
        <w:t xml:space="preserve"> integrated and validated.</w:t>
      </w:r>
    </w:p>
    <w:p w14:paraId="56FD8F7E" w14:textId="749380E0" w:rsidR="7C53D81D" w:rsidRDefault="7C53D81D" w:rsidP="6AA642A7"/>
    <w:p w14:paraId="56D12880" w14:textId="18AE6496" w:rsidR="7C53D81D" w:rsidRDefault="5DB7360E" w:rsidP="6AA642A7">
      <w:r>
        <w:t>Though</w:t>
      </w:r>
      <w:r w:rsidR="51B2C9B2">
        <w:t xml:space="preserve"> the potentiometer did not quite work as expected</w:t>
      </w:r>
      <w:r w:rsidR="388B4F1F">
        <w:t xml:space="preserve">, it is most important that the motor worked and was controllable. The auxiliary power was officially finished during the final demonstration where it was successful </w:t>
      </w:r>
      <w:r w:rsidR="083825CE">
        <w:t>in power the motor and components. The 120VAC to 15V converter failed during this test, but it was working previously, so i</w:t>
      </w:r>
      <w:r w:rsidR="55DEE59B">
        <w:t>t was assumed to just be a broken part. When this converter was bypassed, the motor spun as expected indicating the success of au</w:t>
      </w:r>
      <w:r w:rsidR="40BACBA6">
        <w:t>x</w:t>
      </w:r>
      <w:r w:rsidR="55DEE59B">
        <w:t>iliary power</w:t>
      </w:r>
      <w:r w:rsidR="59B5B167">
        <w:t xml:space="preserve"> and</w:t>
      </w:r>
      <w:r w:rsidR="363B25F0">
        <w:t xml:space="preserve"> PWM integration at full </w:t>
      </w:r>
      <w:r w:rsidR="65E5C0F8">
        <w:t>voltage</w:t>
      </w:r>
      <w:r w:rsidR="363B25F0">
        <w:t>, 120VAC.</w:t>
      </w:r>
      <w:r w:rsidR="143F9941">
        <w:t xml:space="preserve"> </w:t>
      </w:r>
      <w:r w:rsidR="363B25F0">
        <w:t>The motor also responded to the on/off button at low and high voltage</w:t>
      </w:r>
      <w:r w:rsidR="60E1576D">
        <w:t xml:space="preserve">, indicating success of relay integration. Diagnostic feedback was not quite successful mainly due to lack of time, but it was </w:t>
      </w:r>
      <w:r w:rsidR="4DEDBEFA">
        <w:t xml:space="preserve">deemed </w:t>
      </w:r>
      <w:r w:rsidR="60E1576D">
        <w:t>an accessory feature to this project. Had</w:t>
      </w:r>
      <w:r w:rsidR="561B16EA">
        <w:t xml:space="preserve"> there been a few more weeks, the problems could have been ironed out, and there would be feedback displayed on a UART console. </w:t>
      </w:r>
    </w:p>
    <w:sectPr w:rsidR="7C53D81D" w:rsidSect="000D4E26">
      <w:headerReference w:type="first" r:id="rId26"/>
      <w:footerReference w:type="first" r:id="rId27"/>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FAF15" w14:textId="77777777" w:rsidR="002E51DC" w:rsidRPr="008E43FF" w:rsidRDefault="002E51DC" w:rsidP="008E43FF">
      <w:pPr>
        <w:pStyle w:val="Footer"/>
      </w:pPr>
    </w:p>
  </w:endnote>
  <w:endnote w:type="continuationSeparator" w:id="0">
    <w:p w14:paraId="7F50BF5A" w14:textId="77777777" w:rsidR="002E51DC" w:rsidRDefault="002E51DC" w:rsidP="00151371">
      <w:r>
        <w:continuationSeparator/>
      </w:r>
    </w:p>
  </w:endnote>
  <w:endnote w:type="continuationNotice" w:id="1">
    <w:p w14:paraId="7848B928" w14:textId="77777777" w:rsidR="002E51DC" w:rsidRDefault="002E51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4A186" w14:textId="341A48BC" w:rsidR="00FA617B" w:rsidRDefault="00FA617B" w:rsidP="00FA617B">
    <w:pPr>
      <w:pStyle w:val="Footer"/>
    </w:pPr>
    <w:r>
      <w:tab/>
    </w:r>
  </w:p>
  <w:p w14:paraId="2355521F" w14:textId="77777777" w:rsidR="00FA617B" w:rsidRDefault="00FA617B" w:rsidP="0035377E">
    <w:pPr>
      <w:pStyle w:val="Footer"/>
      <w:tabs>
        <w:tab w:val="clear" w:pos="4680"/>
        <w:tab w:val="clear" w:pos="9360"/>
        <w:tab w:val="left" w:pos="7008"/>
      </w:tabs>
      <w:jc w:val="left"/>
    </w:pPr>
  </w:p>
  <w:p w14:paraId="1B3C2AD5" w14:textId="77777777" w:rsidR="00FA617B" w:rsidRDefault="00FA617B"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90876" w14:textId="77777777" w:rsidR="00FA617B" w:rsidRDefault="00FA617B" w:rsidP="00CE5A76">
    <w:pPr>
      <w:pStyle w:val="Footer"/>
      <w:jc w:val="center"/>
    </w:pPr>
  </w:p>
  <w:p w14:paraId="3B766744" w14:textId="77777777" w:rsidR="00FA617B" w:rsidRDefault="00FA6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80CFB" w14:textId="403FB8AC" w:rsidR="00FA617B" w:rsidRPr="00EB551B" w:rsidRDefault="00FA617B" w:rsidP="00375F12">
    <w:pPr>
      <w:pStyle w:val="Footer"/>
      <w:rPr>
        <w:rFonts w:ascii="Arial" w:hAnsi="Arial" w:cs="Arial"/>
      </w:rPr>
    </w:pPr>
    <w:r>
      <w:tab/>
    </w:r>
    <w:r>
      <w:tab/>
    </w:r>
    <w:r w:rsidRPr="00EB551B">
      <w:rPr>
        <w:rFonts w:ascii="Arial" w:hAnsi="Arial" w:cs="Arial"/>
      </w:rPr>
      <w:fldChar w:fldCharType="begin"/>
    </w:r>
    <w:r w:rsidRPr="00EB551B">
      <w:rPr>
        <w:rFonts w:ascii="Arial" w:hAnsi="Arial" w:cs="Arial"/>
      </w:rPr>
      <w:instrText xml:space="preserve"> PAGE </w:instrText>
    </w:r>
    <w:r w:rsidRPr="00EB551B">
      <w:rPr>
        <w:rFonts w:ascii="Arial" w:hAnsi="Arial" w:cs="Arial"/>
      </w:rPr>
      <w:fldChar w:fldCharType="separate"/>
    </w:r>
    <w:r w:rsidR="007C3CFC">
      <w:rPr>
        <w:rFonts w:ascii="Arial" w:hAnsi="Arial" w:cs="Arial"/>
        <w:noProof/>
      </w:rPr>
      <w:t>2</w:t>
    </w:r>
    <w:r w:rsidRPr="00EB551B">
      <w:rPr>
        <w:rFonts w:ascii="Arial" w:hAnsi="Arial" w:cs="Arial"/>
        <w:noProof/>
      </w:rPr>
      <w:fldChar w:fldCharType="end"/>
    </w:r>
  </w:p>
  <w:p w14:paraId="3476B0A2" w14:textId="77777777" w:rsidR="00FA617B" w:rsidRDefault="00FA617B"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FC380" w14:textId="06873078" w:rsidR="00FA617B" w:rsidRPr="00EB551B" w:rsidRDefault="00FA617B" w:rsidP="00375F12">
    <w:pPr>
      <w:pStyle w:val="Footer"/>
      <w:jc w:val="center"/>
      <w:rPr>
        <w:rFonts w:ascii="Arial" w:hAnsi="Arial" w:cs="Arial"/>
      </w:rPr>
    </w:pPr>
    <w:r>
      <w:tab/>
    </w:r>
    <w:r>
      <w:tab/>
    </w:r>
    <w:r w:rsidRPr="00EB551B">
      <w:rPr>
        <w:rFonts w:ascii="Arial" w:hAnsi="Arial" w:cs="Arial"/>
      </w:rPr>
      <w:fldChar w:fldCharType="begin"/>
    </w:r>
    <w:r w:rsidRPr="00EB551B">
      <w:rPr>
        <w:rFonts w:ascii="Arial" w:hAnsi="Arial" w:cs="Arial"/>
      </w:rPr>
      <w:instrText xml:space="preserve"> PAGE </w:instrText>
    </w:r>
    <w:r w:rsidRPr="00EB551B">
      <w:rPr>
        <w:rFonts w:ascii="Arial" w:hAnsi="Arial" w:cs="Arial"/>
      </w:rPr>
      <w:fldChar w:fldCharType="separate"/>
    </w:r>
    <w:r w:rsidR="007C3CFC">
      <w:rPr>
        <w:rFonts w:ascii="Arial" w:hAnsi="Arial" w:cs="Arial"/>
        <w:noProof/>
      </w:rPr>
      <w:t>1</w:t>
    </w:r>
    <w:r w:rsidRPr="00EB551B">
      <w:rPr>
        <w:rFonts w:ascii="Arial" w:hAnsi="Arial" w:cs="Arial"/>
        <w:noProof/>
      </w:rPr>
      <w:fldChar w:fldCharType="end"/>
    </w:r>
  </w:p>
  <w:p w14:paraId="12CBFCF0" w14:textId="77777777" w:rsidR="00FA617B" w:rsidRPr="00737FF6" w:rsidRDefault="00FA617B"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34D88" w14:textId="77777777" w:rsidR="002E51DC" w:rsidRDefault="002E51DC" w:rsidP="00151371">
      <w:r>
        <w:separator/>
      </w:r>
    </w:p>
  </w:footnote>
  <w:footnote w:type="continuationSeparator" w:id="0">
    <w:p w14:paraId="317C0A83" w14:textId="77777777" w:rsidR="002E51DC" w:rsidRDefault="002E51DC" w:rsidP="00151371">
      <w:r>
        <w:continuationSeparator/>
      </w:r>
    </w:p>
  </w:footnote>
  <w:footnote w:type="continuationNotice" w:id="1">
    <w:p w14:paraId="2B176077" w14:textId="77777777" w:rsidR="002E51DC" w:rsidRDefault="002E51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5AD07" w14:textId="77777777" w:rsidR="00FA617B" w:rsidRDefault="00FA617B" w:rsidP="00227CC6">
    <w:pPr>
      <w:pStyle w:val="Header"/>
      <w:jc w:val="right"/>
    </w:pPr>
    <w:r w:rsidRPr="00E929A1">
      <w:t>Calibrated LWIR Raw Video Data Collection - Gold Standard – Test 1</w:t>
    </w:r>
    <w:r>
      <w:tab/>
      <w:t>Revision  -</w:t>
    </w:r>
  </w:p>
  <w:p w14:paraId="099BE872" w14:textId="77777777" w:rsidR="00FA617B" w:rsidRDefault="00FA6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B619AF" w14:paraId="503691D0" w14:textId="77777777" w:rsidTr="47B619AF">
      <w:trPr>
        <w:trHeight w:val="300"/>
      </w:trPr>
      <w:tc>
        <w:tcPr>
          <w:tcW w:w="3120" w:type="dxa"/>
        </w:tcPr>
        <w:p w14:paraId="029242CA" w14:textId="013C8DA8" w:rsidR="47B619AF" w:rsidRDefault="47B619AF" w:rsidP="47B619AF">
          <w:pPr>
            <w:ind w:left="-115"/>
            <w:jc w:val="left"/>
          </w:pPr>
        </w:p>
      </w:tc>
      <w:tc>
        <w:tcPr>
          <w:tcW w:w="3120" w:type="dxa"/>
        </w:tcPr>
        <w:p w14:paraId="5B94B083" w14:textId="6CF99858" w:rsidR="47B619AF" w:rsidRDefault="47B619AF" w:rsidP="47B619AF">
          <w:pPr>
            <w:jc w:val="center"/>
          </w:pPr>
        </w:p>
      </w:tc>
      <w:tc>
        <w:tcPr>
          <w:tcW w:w="3120" w:type="dxa"/>
        </w:tcPr>
        <w:p w14:paraId="48C1256B" w14:textId="7EC2784F" w:rsidR="47B619AF" w:rsidRDefault="47B619AF" w:rsidP="47B619AF">
          <w:pPr>
            <w:ind w:right="-115"/>
            <w:jc w:val="right"/>
          </w:pPr>
        </w:p>
      </w:tc>
    </w:tr>
  </w:tbl>
  <w:p w14:paraId="0C68993F" w14:textId="73701E25" w:rsidR="47B619AF" w:rsidRDefault="47B619A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22873" w14:textId="7B69FAF8" w:rsidR="00FA617B" w:rsidRPr="00EB551B" w:rsidRDefault="47B619AF" w:rsidP="00FA617B">
    <w:pPr>
      <w:pStyle w:val="Header"/>
      <w:tabs>
        <w:tab w:val="clear" w:pos="4680"/>
      </w:tabs>
      <w:rPr>
        <w:rFonts w:ascii="Arial" w:hAnsi="Arial" w:cs="Arial"/>
      </w:rPr>
    </w:pPr>
    <w:r w:rsidRPr="47B619AF">
      <w:rPr>
        <w:rFonts w:ascii="Arial" w:hAnsi="Arial" w:cs="Arial"/>
      </w:rPr>
      <w:t xml:space="preserve">Final System Report </w:t>
    </w:r>
    <w:r w:rsidR="00FB782F">
      <w:tab/>
    </w:r>
    <w:r w:rsidRPr="47B619AF">
      <w:rPr>
        <w:rFonts w:ascii="Arial" w:hAnsi="Arial" w:cs="Arial"/>
      </w:rPr>
      <w:t>Revision - 0</w:t>
    </w:r>
  </w:p>
  <w:p w14:paraId="2F4BEECC" w14:textId="689153F4" w:rsidR="47B619AF" w:rsidRDefault="47B619AF" w:rsidP="47B619AF">
    <w:pPr>
      <w:pStyle w:val="Header"/>
      <w:rPr>
        <w:rFonts w:ascii="Arial" w:hAnsi="Arial" w:cs="Arial"/>
      </w:rPr>
    </w:pPr>
    <w:r w:rsidRPr="47B619AF">
      <w:rPr>
        <w:rFonts w:ascii="Arial" w:hAnsi="Arial" w:cs="Arial"/>
      </w:rPr>
      <w:t>VFD Motor Controller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B619AF" w14:paraId="78800178" w14:textId="77777777" w:rsidTr="47B619AF">
      <w:trPr>
        <w:trHeight w:val="300"/>
      </w:trPr>
      <w:tc>
        <w:tcPr>
          <w:tcW w:w="3120" w:type="dxa"/>
        </w:tcPr>
        <w:p w14:paraId="64BC7B57" w14:textId="606CD1F8" w:rsidR="47B619AF" w:rsidRDefault="47B619AF" w:rsidP="47B619AF">
          <w:pPr>
            <w:ind w:left="-115"/>
            <w:jc w:val="left"/>
          </w:pPr>
        </w:p>
      </w:tc>
      <w:tc>
        <w:tcPr>
          <w:tcW w:w="3120" w:type="dxa"/>
        </w:tcPr>
        <w:p w14:paraId="28E5EE6D" w14:textId="0758C0A4" w:rsidR="47B619AF" w:rsidRDefault="47B619AF" w:rsidP="47B619AF">
          <w:pPr>
            <w:jc w:val="center"/>
          </w:pPr>
        </w:p>
      </w:tc>
      <w:tc>
        <w:tcPr>
          <w:tcW w:w="3120" w:type="dxa"/>
        </w:tcPr>
        <w:p w14:paraId="52078BB3" w14:textId="0E54EFA1" w:rsidR="47B619AF" w:rsidRDefault="47B619AF" w:rsidP="47B619AF">
          <w:pPr>
            <w:ind w:right="-115"/>
            <w:jc w:val="right"/>
          </w:pPr>
        </w:p>
      </w:tc>
    </w:tr>
  </w:tbl>
  <w:p w14:paraId="052445D4" w14:textId="3D88CAB4" w:rsidR="47B619AF" w:rsidRDefault="47B619A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4FC8B" w14:textId="39D3BC99" w:rsidR="00FA617B" w:rsidRPr="00EB551B" w:rsidRDefault="2A83C4C9" w:rsidP="00FA617B">
    <w:pPr>
      <w:pStyle w:val="Header"/>
      <w:tabs>
        <w:tab w:val="clear" w:pos="4680"/>
      </w:tabs>
      <w:rPr>
        <w:rFonts w:ascii="Arial" w:hAnsi="Arial" w:cs="Arial"/>
      </w:rPr>
    </w:pPr>
    <w:r w:rsidRPr="2A83C4C9">
      <w:rPr>
        <w:rFonts w:ascii="Arial" w:hAnsi="Arial" w:cs="Arial"/>
      </w:rPr>
      <w:t xml:space="preserve">Final System Report </w:t>
    </w:r>
    <w:r w:rsidR="00FB782F">
      <w:tab/>
    </w:r>
    <w:r w:rsidR="00FB782F">
      <w:tab/>
    </w:r>
    <w:r w:rsidR="00FB782F">
      <w:tab/>
    </w:r>
    <w:r w:rsidRPr="2A83C4C9">
      <w:rPr>
        <w:rFonts w:ascii="Arial" w:hAnsi="Arial" w:cs="Arial"/>
      </w:rPr>
      <w:t>Revision - 0</w:t>
    </w:r>
  </w:p>
  <w:p w14:paraId="7D7A3DA5" w14:textId="1FB5BA58" w:rsidR="00FA617B" w:rsidRDefault="2A83C4C9" w:rsidP="00FA617B">
    <w:pPr>
      <w:pStyle w:val="Header"/>
    </w:pPr>
    <w:r w:rsidRPr="2A83C4C9">
      <w:rPr>
        <w:rFonts w:ascii="Arial" w:hAnsi="Arial" w:cs="Arial"/>
      </w:rPr>
      <w:t>VFD Motor Controller</w:t>
    </w:r>
    <w:r w:rsidR="00C54051">
      <w:tab/>
    </w:r>
  </w:p>
</w:hdr>
</file>

<file path=word/intelligence2.xml><?xml version="1.0" encoding="utf-8"?>
<int2:intelligence xmlns:int2="http://schemas.microsoft.com/office/intelligence/2020/intelligence" xmlns:oel="http://schemas.microsoft.com/office/2019/extlst">
  <int2:observations>
    <int2:textHash int2:hashCode="xo/OprTWSo1fVW" int2:id="0lYWpM45">
      <int2:state int2:value="Rejected" int2:type="AugLoop_Text_Critique"/>
    </int2:textHash>
    <int2:textHash int2:hashCode="eszEW6Tjpc8gWL" int2:id="k8NBoNj9">
      <int2:state int2:value="Rejected" int2:type="AugLoop_Text_Critique"/>
    </int2:textHash>
    <int2:textHash int2:hashCode="CzMZFTvOYmiM11" int2:id="v67Pzhc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57897"/>
    <w:multiLevelType w:val="hybridMultilevel"/>
    <w:tmpl w:val="CBEC936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E7759F"/>
    <w:multiLevelType w:val="singleLevel"/>
    <w:tmpl w:val="0409000F"/>
    <w:lvl w:ilvl="0">
      <w:start w:val="1"/>
      <w:numFmt w:val="decimal"/>
      <w:lvlText w:val="%1."/>
      <w:lvlJc w:val="left"/>
      <w:pPr>
        <w:tabs>
          <w:tab w:val="num" w:pos="720"/>
        </w:tabs>
        <w:ind w:left="720" w:hanging="360"/>
      </w:pPr>
      <w:rPr>
        <w:rFonts w:cs="Times New Roman"/>
      </w:rPr>
    </w:lvl>
  </w:abstractNum>
  <w:abstractNum w:abstractNumId="3" w15:restartNumberingAfterBreak="0">
    <w:nsid w:val="0D2B5BE1"/>
    <w:multiLevelType w:val="hybridMultilevel"/>
    <w:tmpl w:val="1B9820A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A6C69B3"/>
    <w:multiLevelType w:val="hybridMultilevel"/>
    <w:tmpl w:val="912E0D86"/>
    <w:lvl w:ilvl="0" w:tplc="C0342D04">
      <w:start w:val="1"/>
      <w:numFmt w:val="decimal"/>
      <w:lvlText w:val="%1."/>
      <w:lvlJc w:val="left"/>
      <w:pPr>
        <w:ind w:left="1296" w:hanging="360"/>
      </w:pPr>
      <w:rPr>
        <w:rFonts w:cs="Times New Roman"/>
      </w:rPr>
    </w:lvl>
    <w:lvl w:ilvl="1" w:tplc="6D8854DE" w:tentative="1">
      <w:start w:val="1"/>
      <w:numFmt w:val="lowerLetter"/>
      <w:lvlText w:val="%2."/>
      <w:lvlJc w:val="left"/>
      <w:pPr>
        <w:ind w:left="2016" w:hanging="360"/>
      </w:pPr>
      <w:rPr>
        <w:rFonts w:cs="Times New Roman"/>
      </w:rPr>
    </w:lvl>
    <w:lvl w:ilvl="2" w:tplc="1A28DD68" w:tentative="1">
      <w:start w:val="1"/>
      <w:numFmt w:val="lowerRoman"/>
      <w:lvlText w:val="%3."/>
      <w:lvlJc w:val="right"/>
      <w:pPr>
        <w:ind w:left="2736" w:hanging="180"/>
      </w:pPr>
      <w:rPr>
        <w:rFonts w:cs="Times New Roman"/>
      </w:rPr>
    </w:lvl>
    <w:lvl w:ilvl="3" w:tplc="986019FC" w:tentative="1">
      <w:start w:val="1"/>
      <w:numFmt w:val="decimal"/>
      <w:lvlText w:val="%4."/>
      <w:lvlJc w:val="left"/>
      <w:pPr>
        <w:ind w:left="3456" w:hanging="360"/>
      </w:pPr>
      <w:rPr>
        <w:rFonts w:cs="Times New Roman"/>
      </w:rPr>
    </w:lvl>
    <w:lvl w:ilvl="4" w:tplc="3E141142" w:tentative="1">
      <w:start w:val="1"/>
      <w:numFmt w:val="lowerLetter"/>
      <w:lvlText w:val="%5."/>
      <w:lvlJc w:val="left"/>
      <w:pPr>
        <w:ind w:left="4176" w:hanging="360"/>
      </w:pPr>
      <w:rPr>
        <w:rFonts w:cs="Times New Roman"/>
      </w:rPr>
    </w:lvl>
    <w:lvl w:ilvl="5" w:tplc="83889AB4" w:tentative="1">
      <w:start w:val="1"/>
      <w:numFmt w:val="lowerRoman"/>
      <w:lvlText w:val="%6."/>
      <w:lvlJc w:val="right"/>
      <w:pPr>
        <w:ind w:left="4896" w:hanging="180"/>
      </w:pPr>
      <w:rPr>
        <w:rFonts w:cs="Times New Roman"/>
      </w:rPr>
    </w:lvl>
    <w:lvl w:ilvl="6" w:tplc="5F080C2E" w:tentative="1">
      <w:start w:val="1"/>
      <w:numFmt w:val="decimal"/>
      <w:lvlText w:val="%7."/>
      <w:lvlJc w:val="left"/>
      <w:pPr>
        <w:ind w:left="5616" w:hanging="360"/>
      </w:pPr>
      <w:rPr>
        <w:rFonts w:cs="Times New Roman"/>
      </w:rPr>
    </w:lvl>
    <w:lvl w:ilvl="7" w:tplc="91968C86" w:tentative="1">
      <w:start w:val="1"/>
      <w:numFmt w:val="lowerLetter"/>
      <w:lvlText w:val="%8."/>
      <w:lvlJc w:val="left"/>
      <w:pPr>
        <w:ind w:left="6336" w:hanging="360"/>
      </w:pPr>
      <w:rPr>
        <w:rFonts w:cs="Times New Roman"/>
      </w:rPr>
    </w:lvl>
    <w:lvl w:ilvl="8" w:tplc="95B83B86" w:tentative="1">
      <w:start w:val="1"/>
      <w:numFmt w:val="lowerRoman"/>
      <w:lvlText w:val="%9."/>
      <w:lvlJc w:val="right"/>
      <w:pPr>
        <w:ind w:left="7056" w:hanging="180"/>
      </w:pPr>
      <w:rPr>
        <w:rFonts w:cs="Times New Roman"/>
      </w:rPr>
    </w:lvl>
  </w:abstractNum>
  <w:abstractNum w:abstractNumId="5" w15:restartNumberingAfterBreak="0">
    <w:nsid w:val="1C6D2689"/>
    <w:multiLevelType w:val="hybridMultilevel"/>
    <w:tmpl w:val="15CEFE72"/>
    <w:lvl w:ilvl="0" w:tplc="0409000F">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6" w15:restartNumberingAfterBreak="0">
    <w:nsid w:val="1E3B6579"/>
    <w:multiLevelType w:val="hybridMultilevel"/>
    <w:tmpl w:val="22A0CAAA"/>
    <w:lvl w:ilvl="0" w:tplc="04090001">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7" w15:restartNumberingAfterBreak="0">
    <w:nsid w:val="25E45BD8"/>
    <w:multiLevelType w:val="singleLevel"/>
    <w:tmpl w:val="0409000F"/>
    <w:lvl w:ilvl="0">
      <w:start w:val="1"/>
      <w:numFmt w:val="decimal"/>
      <w:lvlText w:val="%1."/>
      <w:lvlJc w:val="left"/>
      <w:pPr>
        <w:ind w:left="720" w:hanging="360"/>
      </w:pPr>
      <w:rPr>
        <w:rFonts w:cs="Times New Roman"/>
      </w:rPr>
    </w:lvl>
  </w:abstractNum>
  <w:abstractNum w:abstractNumId="8" w15:restartNumberingAfterBreak="0">
    <w:nsid w:val="2A99DA29"/>
    <w:multiLevelType w:val="hybridMultilevel"/>
    <w:tmpl w:val="C0201054"/>
    <w:lvl w:ilvl="0" w:tplc="CCFEC500">
      <w:start w:val="1"/>
      <w:numFmt w:val="bullet"/>
      <w:lvlText w:val="-"/>
      <w:lvlJc w:val="left"/>
      <w:pPr>
        <w:ind w:left="4410" w:hanging="360"/>
      </w:pPr>
      <w:rPr>
        <w:rFonts w:ascii="Aptos" w:hAnsi="Aptos" w:hint="default"/>
      </w:rPr>
    </w:lvl>
    <w:lvl w:ilvl="1" w:tplc="4628CC0A">
      <w:start w:val="1"/>
      <w:numFmt w:val="bullet"/>
      <w:lvlText w:val="o"/>
      <w:lvlJc w:val="left"/>
      <w:pPr>
        <w:ind w:left="5130" w:hanging="360"/>
      </w:pPr>
      <w:rPr>
        <w:rFonts w:ascii="Courier New" w:hAnsi="Courier New" w:hint="default"/>
      </w:rPr>
    </w:lvl>
    <w:lvl w:ilvl="2" w:tplc="2D60072A">
      <w:start w:val="1"/>
      <w:numFmt w:val="bullet"/>
      <w:lvlText w:val=""/>
      <w:lvlJc w:val="left"/>
      <w:pPr>
        <w:ind w:left="5850" w:hanging="360"/>
      </w:pPr>
      <w:rPr>
        <w:rFonts w:ascii="Wingdings" w:hAnsi="Wingdings" w:hint="default"/>
      </w:rPr>
    </w:lvl>
    <w:lvl w:ilvl="3" w:tplc="2626D350">
      <w:start w:val="1"/>
      <w:numFmt w:val="bullet"/>
      <w:lvlText w:val=""/>
      <w:lvlJc w:val="left"/>
      <w:pPr>
        <w:ind w:left="6570" w:hanging="360"/>
      </w:pPr>
      <w:rPr>
        <w:rFonts w:ascii="Symbol" w:hAnsi="Symbol" w:hint="default"/>
      </w:rPr>
    </w:lvl>
    <w:lvl w:ilvl="4" w:tplc="3F1A33EC">
      <w:start w:val="1"/>
      <w:numFmt w:val="bullet"/>
      <w:lvlText w:val="o"/>
      <w:lvlJc w:val="left"/>
      <w:pPr>
        <w:ind w:left="7290" w:hanging="360"/>
      </w:pPr>
      <w:rPr>
        <w:rFonts w:ascii="Courier New" w:hAnsi="Courier New" w:hint="default"/>
      </w:rPr>
    </w:lvl>
    <w:lvl w:ilvl="5" w:tplc="752CB52A">
      <w:start w:val="1"/>
      <w:numFmt w:val="bullet"/>
      <w:lvlText w:val=""/>
      <w:lvlJc w:val="left"/>
      <w:pPr>
        <w:ind w:left="8010" w:hanging="360"/>
      </w:pPr>
      <w:rPr>
        <w:rFonts w:ascii="Wingdings" w:hAnsi="Wingdings" w:hint="default"/>
      </w:rPr>
    </w:lvl>
    <w:lvl w:ilvl="6" w:tplc="8FA8CAAC">
      <w:start w:val="1"/>
      <w:numFmt w:val="bullet"/>
      <w:lvlText w:val=""/>
      <w:lvlJc w:val="left"/>
      <w:pPr>
        <w:ind w:left="8730" w:hanging="360"/>
      </w:pPr>
      <w:rPr>
        <w:rFonts w:ascii="Symbol" w:hAnsi="Symbol" w:hint="default"/>
      </w:rPr>
    </w:lvl>
    <w:lvl w:ilvl="7" w:tplc="B464F71E">
      <w:start w:val="1"/>
      <w:numFmt w:val="bullet"/>
      <w:lvlText w:val="o"/>
      <w:lvlJc w:val="left"/>
      <w:pPr>
        <w:ind w:left="9450" w:hanging="360"/>
      </w:pPr>
      <w:rPr>
        <w:rFonts w:ascii="Courier New" w:hAnsi="Courier New" w:hint="default"/>
      </w:rPr>
    </w:lvl>
    <w:lvl w:ilvl="8" w:tplc="F2E2847E">
      <w:start w:val="1"/>
      <w:numFmt w:val="bullet"/>
      <w:lvlText w:val=""/>
      <w:lvlJc w:val="left"/>
      <w:pPr>
        <w:ind w:left="10170" w:hanging="360"/>
      </w:pPr>
      <w:rPr>
        <w:rFonts w:ascii="Wingdings" w:hAnsi="Wingdings" w:hint="default"/>
      </w:rPr>
    </w:lvl>
  </w:abstractNum>
  <w:abstractNum w:abstractNumId="9" w15:restartNumberingAfterBreak="0">
    <w:nsid w:val="2CA14E41"/>
    <w:multiLevelType w:val="multilevel"/>
    <w:tmpl w:val="9C829912"/>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E5DA8"/>
    <w:multiLevelType w:val="hybridMultilevel"/>
    <w:tmpl w:val="9B36CEC8"/>
    <w:lvl w:ilvl="0" w:tplc="7CF67A86">
      <w:start w:val="1"/>
      <w:numFmt w:val="decimal"/>
      <w:lvlText w:val="%1."/>
      <w:lvlJc w:val="left"/>
      <w:pPr>
        <w:ind w:left="720" w:hanging="360"/>
      </w:pPr>
      <w:rPr>
        <w:rFonts w:cs="Times New Roman"/>
      </w:rPr>
    </w:lvl>
    <w:lvl w:ilvl="1" w:tplc="CB68E7FA">
      <w:start w:val="1"/>
      <w:numFmt w:val="lowerLetter"/>
      <w:lvlText w:val="%2."/>
      <w:lvlJc w:val="left"/>
      <w:pPr>
        <w:ind w:left="1440" w:hanging="360"/>
      </w:pPr>
      <w:rPr>
        <w:rFonts w:cs="Times New Roman"/>
      </w:rPr>
    </w:lvl>
    <w:lvl w:ilvl="2" w:tplc="E6D2C2DA" w:tentative="1">
      <w:start w:val="1"/>
      <w:numFmt w:val="lowerRoman"/>
      <w:lvlText w:val="%3."/>
      <w:lvlJc w:val="right"/>
      <w:pPr>
        <w:ind w:left="2160" w:hanging="180"/>
      </w:pPr>
      <w:rPr>
        <w:rFonts w:cs="Times New Roman"/>
      </w:rPr>
    </w:lvl>
    <w:lvl w:ilvl="3" w:tplc="95BA6BDC" w:tentative="1">
      <w:start w:val="1"/>
      <w:numFmt w:val="decimal"/>
      <w:lvlText w:val="%4."/>
      <w:lvlJc w:val="left"/>
      <w:pPr>
        <w:ind w:left="2880" w:hanging="360"/>
      </w:pPr>
      <w:rPr>
        <w:rFonts w:cs="Times New Roman"/>
      </w:rPr>
    </w:lvl>
    <w:lvl w:ilvl="4" w:tplc="428667EE" w:tentative="1">
      <w:start w:val="1"/>
      <w:numFmt w:val="lowerLetter"/>
      <w:lvlText w:val="%5."/>
      <w:lvlJc w:val="left"/>
      <w:pPr>
        <w:ind w:left="3600" w:hanging="360"/>
      </w:pPr>
      <w:rPr>
        <w:rFonts w:cs="Times New Roman"/>
      </w:rPr>
    </w:lvl>
    <w:lvl w:ilvl="5" w:tplc="94EA5E54" w:tentative="1">
      <w:start w:val="1"/>
      <w:numFmt w:val="lowerRoman"/>
      <w:lvlText w:val="%6."/>
      <w:lvlJc w:val="right"/>
      <w:pPr>
        <w:ind w:left="4320" w:hanging="180"/>
      </w:pPr>
      <w:rPr>
        <w:rFonts w:cs="Times New Roman"/>
      </w:rPr>
    </w:lvl>
    <w:lvl w:ilvl="6" w:tplc="356AA130" w:tentative="1">
      <w:start w:val="1"/>
      <w:numFmt w:val="decimal"/>
      <w:lvlText w:val="%7."/>
      <w:lvlJc w:val="left"/>
      <w:pPr>
        <w:ind w:left="5040" w:hanging="360"/>
      </w:pPr>
      <w:rPr>
        <w:rFonts w:cs="Times New Roman"/>
      </w:rPr>
    </w:lvl>
    <w:lvl w:ilvl="7" w:tplc="30B26288" w:tentative="1">
      <w:start w:val="1"/>
      <w:numFmt w:val="lowerLetter"/>
      <w:lvlText w:val="%8."/>
      <w:lvlJc w:val="left"/>
      <w:pPr>
        <w:ind w:left="5760" w:hanging="360"/>
      </w:pPr>
      <w:rPr>
        <w:rFonts w:cs="Times New Roman"/>
      </w:rPr>
    </w:lvl>
    <w:lvl w:ilvl="8" w:tplc="91D88F36" w:tentative="1">
      <w:start w:val="1"/>
      <w:numFmt w:val="lowerRoman"/>
      <w:lvlText w:val="%9."/>
      <w:lvlJc w:val="right"/>
      <w:pPr>
        <w:ind w:left="6480" w:hanging="180"/>
      </w:pPr>
      <w:rPr>
        <w:rFonts w:cs="Times New Roman"/>
      </w:rPr>
    </w:lvl>
  </w:abstractNum>
  <w:abstractNum w:abstractNumId="11" w15:restartNumberingAfterBreak="0">
    <w:nsid w:val="313629FA"/>
    <w:multiLevelType w:val="hybridMultilevel"/>
    <w:tmpl w:val="1B167492"/>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3560702B"/>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8E017EE"/>
    <w:multiLevelType w:val="hybridMultilevel"/>
    <w:tmpl w:val="5096DCD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41AC2473"/>
    <w:multiLevelType w:val="hybridMultilevel"/>
    <w:tmpl w:val="2CF620FA"/>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70035"/>
    <w:multiLevelType w:val="multilevel"/>
    <w:tmpl w:val="386CFAC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2736"/>
        </w:tabs>
        <w:ind w:left="273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6" w15:restartNumberingAfterBreak="0">
    <w:nsid w:val="44EC49D8"/>
    <w:multiLevelType w:val="hybridMultilevel"/>
    <w:tmpl w:val="AC68B88A"/>
    <w:lvl w:ilvl="0" w:tplc="1BE6A4CC">
      <w:start w:val="1"/>
      <w:numFmt w:val="decimal"/>
      <w:lvlText w:val="%1."/>
      <w:lvlJc w:val="left"/>
      <w:pPr>
        <w:ind w:left="720" w:hanging="360"/>
      </w:pPr>
      <w:rPr>
        <w:rFonts w:cs="Times New Roman" w:hint="default"/>
      </w:rPr>
    </w:lvl>
    <w:lvl w:ilvl="1" w:tplc="D51C3AC0" w:tentative="1">
      <w:start w:val="1"/>
      <w:numFmt w:val="lowerLetter"/>
      <w:lvlText w:val="%2."/>
      <w:lvlJc w:val="left"/>
      <w:pPr>
        <w:ind w:left="1440" w:hanging="360"/>
      </w:pPr>
      <w:rPr>
        <w:rFonts w:cs="Times New Roman"/>
      </w:rPr>
    </w:lvl>
    <w:lvl w:ilvl="2" w:tplc="404C1E74" w:tentative="1">
      <w:start w:val="1"/>
      <w:numFmt w:val="lowerRoman"/>
      <w:lvlText w:val="%3."/>
      <w:lvlJc w:val="right"/>
      <w:pPr>
        <w:ind w:left="2160" w:hanging="180"/>
      </w:pPr>
      <w:rPr>
        <w:rFonts w:cs="Times New Roman"/>
      </w:rPr>
    </w:lvl>
    <w:lvl w:ilvl="3" w:tplc="9FF87562" w:tentative="1">
      <w:start w:val="1"/>
      <w:numFmt w:val="decimal"/>
      <w:lvlText w:val="%4."/>
      <w:lvlJc w:val="left"/>
      <w:pPr>
        <w:ind w:left="2880" w:hanging="360"/>
      </w:pPr>
      <w:rPr>
        <w:rFonts w:cs="Times New Roman"/>
      </w:rPr>
    </w:lvl>
    <w:lvl w:ilvl="4" w:tplc="8E608ED6" w:tentative="1">
      <w:start w:val="1"/>
      <w:numFmt w:val="lowerLetter"/>
      <w:lvlText w:val="%5."/>
      <w:lvlJc w:val="left"/>
      <w:pPr>
        <w:ind w:left="3600" w:hanging="360"/>
      </w:pPr>
      <w:rPr>
        <w:rFonts w:cs="Times New Roman"/>
      </w:rPr>
    </w:lvl>
    <w:lvl w:ilvl="5" w:tplc="4F2A75A6" w:tentative="1">
      <w:start w:val="1"/>
      <w:numFmt w:val="lowerRoman"/>
      <w:lvlText w:val="%6."/>
      <w:lvlJc w:val="right"/>
      <w:pPr>
        <w:ind w:left="4320" w:hanging="180"/>
      </w:pPr>
      <w:rPr>
        <w:rFonts w:cs="Times New Roman"/>
      </w:rPr>
    </w:lvl>
    <w:lvl w:ilvl="6" w:tplc="E0D27388" w:tentative="1">
      <w:start w:val="1"/>
      <w:numFmt w:val="decimal"/>
      <w:lvlText w:val="%7."/>
      <w:lvlJc w:val="left"/>
      <w:pPr>
        <w:ind w:left="5040" w:hanging="360"/>
      </w:pPr>
      <w:rPr>
        <w:rFonts w:cs="Times New Roman"/>
      </w:rPr>
    </w:lvl>
    <w:lvl w:ilvl="7" w:tplc="C10EB210" w:tentative="1">
      <w:start w:val="1"/>
      <w:numFmt w:val="lowerLetter"/>
      <w:lvlText w:val="%8."/>
      <w:lvlJc w:val="left"/>
      <w:pPr>
        <w:ind w:left="5760" w:hanging="360"/>
      </w:pPr>
      <w:rPr>
        <w:rFonts w:cs="Times New Roman"/>
      </w:rPr>
    </w:lvl>
    <w:lvl w:ilvl="8" w:tplc="993ABA6C" w:tentative="1">
      <w:start w:val="1"/>
      <w:numFmt w:val="lowerRoman"/>
      <w:lvlText w:val="%9."/>
      <w:lvlJc w:val="right"/>
      <w:pPr>
        <w:ind w:left="6480" w:hanging="180"/>
      </w:pPr>
      <w:rPr>
        <w:rFonts w:cs="Times New Roman"/>
      </w:rPr>
    </w:lvl>
  </w:abstractNum>
  <w:abstractNum w:abstractNumId="17" w15:restartNumberingAfterBreak="0">
    <w:nsid w:val="45AE679B"/>
    <w:multiLevelType w:val="hybridMultilevel"/>
    <w:tmpl w:val="F7B6BC0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482610BD"/>
    <w:multiLevelType w:val="hybridMultilevel"/>
    <w:tmpl w:val="A0FEBB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F037DDB"/>
    <w:multiLevelType w:val="singleLevel"/>
    <w:tmpl w:val="0409000F"/>
    <w:lvl w:ilvl="0">
      <w:start w:val="1"/>
      <w:numFmt w:val="decimal"/>
      <w:lvlText w:val="%1."/>
      <w:lvlJc w:val="left"/>
      <w:pPr>
        <w:tabs>
          <w:tab w:val="num" w:pos="720"/>
        </w:tabs>
        <w:ind w:left="720" w:hanging="360"/>
      </w:pPr>
      <w:rPr>
        <w:rFonts w:cs="Times New Roman"/>
      </w:rPr>
    </w:lvl>
  </w:abstractNum>
  <w:abstractNum w:abstractNumId="20" w15:restartNumberingAfterBreak="0">
    <w:nsid w:val="4F344E60"/>
    <w:multiLevelType w:val="hybridMultilevel"/>
    <w:tmpl w:val="D8282092"/>
    <w:lvl w:ilvl="0" w:tplc="04090001">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B5139"/>
    <w:multiLevelType w:val="hybridMultilevel"/>
    <w:tmpl w:val="E8A8199A"/>
    <w:lvl w:ilvl="0" w:tplc="53EE2F3A">
      <w:start w:val="1"/>
      <w:numFmt w:val="decimal"/>
      <w:lvlText w:val="%1."/>
      <w:lvlJc w:val="left"/>
      <w:pPr>
        <w:ind w:left="2886" w:hanging="1590"/>
      </w:pPr>
      <w:rPr>
        <w:rFonts w:cs="Times New Roman" w:hint="default"/>
      </w:rPr>
    </w:lvl>
    <w:lvl w:ilvl="1" w:tplc="14D6D94E">
      <w:numFmt w:val="bullet"/>
      <w:lvlText w:val="•"/>
      <w:lvlJc w:val="left"/>
      <w:pPr>
        <w:ind w:left="2376" w:hanging="360"/>
      </w:pPr>
      <w:rPr>
        <w:rFonts w:ascii="Myriad Pro" w:eastAsia="Times New Roman" w:hAnsi="Myriad Pro" w:hint="default"/>
      </w:rPr>
    </w:lvl>
    <w:lvl w:ilvl="2" w:tplc="0BDC3B3A" w:tentative="1">
      <w:start w:val="1"/>
      <w:numFmt w:val="lowerRoman"/>
      <w:lvlText w:val="%3."/>
      <w:lvlJc w:val="right"/>
      <w:pPr>
        <w:ind w:left="3096" w:hanging="180"/>
      </w:pPr>
      <w:rPr>
        <w:rFonts w:cs="Times New Roman"/>
      </w:rPr>
    </w:lvl>
    <w:lvl w:ilvl="3" w:tplc="87DEC9AC" w:tentative="1">
      <w:start w:val="1"/>
      <w:numFmt w:val="decimal"/>
      <w:lvlText w:val="%4."/>
      <w:lvlJc w:val="left"/>
      <w:pPr>
        <w:ind w:left="3816" w:hanging="360"/>
      </w:pPr>
      <w:rPr>
        <w:rFonts w:cs="Times New Roman"/>
      </w:rPr>
    </w:lvl>
    <w:lvl w:ilvl="4" w:tplc="46E8C848" w:tentative="1">
      <w:start w:val="1"/>
      <w:numFmt w:val="lowerLetter"/>
      <w:lvlText w:val="%5."/>
      <w:lvlJc w:val="left"/>
      <w:pPr>
        <w:ind w:left="4536" w:hanging="360"/>
      </w:pPr>
      <w:rPr>
        <w:rFonts w:cs="Times New Roman"/>
      </w:rPr>
    </w:lvl>
    <w:lvl w:ilvl="5" w:tplc="0DD62612" w:tentative="1">
      <w:start w:val="1"/>
      <w:numFmt w:val="lowerRoman"/>
      <w:lvlText w:val="%6."/>
      <w:lvlJc w:val="right"/>
      <w:pPr>
        <w:ind w:left="5256" w:hanging="180"/>
      </w:pPr>
      <w:rPr>
        <w:rFonts w:cs="Times New Roman"/>
      </w:rPr>
    </w:lvl>
    <w:lvl w:ilvl="6" w:tplc="F0E2B248" w:tentative="1">
      <w:start w:val="1"/>
      <w:numFmt w:val="decimal"/>
      <w:lvlText w:val="%7."/>
      <w:lvlJc w:val="left"/>
      <w:pPr>
        <w:ind w:left="5976" w:hanging="360"/>
      </w:pPr>
      <w:rPr>
        <w:rFonts w:cs="Times New Roman"/>
      </w:rPr>
    </w:lvl>
    <w:lvl w:ilvl="7" w:tplc="F46469D4" w:tentative="1">
      <w:start w:val="1"/>
      <w:numFmt w:val="lowerLetter"/>
      <w:lvlText w:val="%8."/>
      <w:lvlJc w:val="left"/>
      <w:pPr>
        <w:ind w:left="6696" w:hanging="360"/>
      </w:pPr>
      <w:rPr>
        <w:rFonts w:cs="Times New Roman"/>
      </w:rPr>
    </w:lvl>
    <w:lvl w:ilvl="8" w:tplc="72C68778" w:tentative="1">
      <w:start w:val="1"/>
      <w:numFmt w:val="lowerRoman"/>
      <w:lvlText w:val="%9."/>
      <w:lvlJc w:val="right"/>
      <w:pPr>
        <w:ind w:left="7416" w:hanging="180"/>
      </w:pPr>
      <w:rPr>
        <w:rFonts w:cs="Times New Roman"/>
      </w:rPr>
    </w:lvl>
  </w:abstractNum>
  <w:abstractNum w:abstractNumId="22" w15:restartNumberingAfterBreak="0">
    <w:nsid w:val="52CE7797"/>
    <w:multiLevelType w:val="hybridMultilevel"/>
    <w:tmpl w:val="5AF00656"/>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A4153D"/>
    <w:multiLevelType w:val="hybridMultilevel"/>
    <w:tmpl w:val="EC9249D8"/>
    <w:lvl w:ilvl="0" w:tplc="FFFFFFFF">
      <w:start w:val="1"/>
      <w:numFmt w:val="decimal"/>
      <w:lvlText w:val="%1."/>
      <w:lvlJc w:val="left"/>
      <w:pPr>
        <w:ind w:left="1296" w:hanging="360"/>
      </w:pPr>
      <w:rPr>
        <w:rFonts w:cs="Times New Roman"/>
      </w:rPr>
    </w:lvl>
    <w:lvl w:ilvl="1" w:tplc="98A8FA82" w:tentative="1">
      <w:start w:val="1"/>
      <w:numFmt w:val="lowerLetter"/>
      <w:lvlText w:val="%2."/>
      <w:lvlJc w:val="left"/>
      <w:pPr>
        <w:ind w:left="2016" w:hanging="360"/>
      </w:pPr>
      <w:rPr>
        <w:rFonts w:cs="Times New Roman"/>
      </w:rPr>
    </w:lvl>
    <w:lvl w:ilvl="2" w:tplc="FFFFFFFF" w:tentative="1">
      <w:start w:val="1"/>
      <w:numFmt w:val="lowerRoman"/>
      <w:lvlText w:val="%3."/>
      <w:lvlJc w:val="right"/>
      <w:pPr>
        <w:ind w:left="2736" w:hanging="180"/>
      </w:pPr>
      <w:rPr>
        <w:rFonts w:cs="Times New Roman"/>
      </w:rPr>
    </w:lvl>
    <w:lvl w:ilvl="3" w:tplc="FFFFFFFF" w:tentative="1">
      <w:start w:val="1"/>
      <w:numFmt w:val="decimal"/>
      <w:lvlText w:val="%4."/>
      <w:lvlJc w:val="left"/>
      <w:pPr>
        <w:ind w:left="3456" w:hanging="360"/>
      </w:pPr>
      <w:rPr>
        <w:rFonts w:cs="Times New Roman"/>
      </w:rPr>
    </w:lvl>
    <w:lvl w:ilvl="4" w:tplc="FFFFFFFF" w:tentative="1">
      <w:start w:val="1"/>
      <w:numFmt w:val="lowerLetter"/>
      <w:lvlText w:val="%5."/>
      <w:lvlJc w:val="left"/>
      <w:pPr>
        <w:ind w:left="4176" w:hanging="360"/>
      </w:pPr>
      <w:rPr>
        <w:rFonts w:cs="Times New Roman"/>
      </w:rPr>
    </w:lvl>
    <w:lvl w:ilvl="5" w:tplc="FFFFFFFF" w:tentative="1">
      <w:start w:val="1"/>
      <w:numFmt w:val="lowerRoman"/>
      <w:lvlText w:val="%6."/>
      <w:lvlJc w:val="right"/>
      <w:pPr>
        <w:ind w:left="4896" w:hanging="180"/>
      </w:pPr>
      <w:rPr>
        <w:rFonts w:cs="Times New Roman"/>
      </w:rPr>
    </w:lvl>
    <w:lvl w:ilvl="6" w:tplc="FFFFFFFF" w:tentative="1">
      <w:start w:val="1"/>
      <w:numFmt w:val="decimal"/>
      <w:lvlText w:val="%7."/>
      <w:lvlJc w:val="left"/>
      <w:pPr>
        <w:ind w:left="5616" w:hanging="360"/>
      </w:pPr>
      <w:rPr>
        <w:rFonts w:cs="Times New Roman"/>
      </w:rPr>
    </w:lvl>
    <w:lvl w:ilvl="7" w:tplc="FFFFFFFF" w:tentative="1">
      <w:start w:val="1"/>
      <w:numFmt w:val="lowerLetter"/>
      <w:lvlText w:val="%8."/>
      <w:lvlJc w:val="left"/>
      <w:pPr>
        <w:ind w:left="6336" w:hanging="360"/>
      </w:pPr>
      <w:rPr>
        <w:rFonts w:cs="Times New Roman"/>
      </w:rPr>
    </w:lvl>
    <w:lvl w:ilvl="8" w:tplc="FFFFFFFF" w:tentative="1">
      <w:start w:val="1"/>
      <w:numFmt w:val="lowerRoman"/>
      <w:lvlText w:val="%9."/>
      <w:lvlJc w:val="right"/>
      <w:pPr>
        <w:ind w:left="7056" w:hanging="180"/>
      </w:pPr>
      <w:rPr>
        <w:rFonts w:cs="Times New Roman"/>
      </w:rPr>
    </w:lvl>
  </w:abstractNum>
  <w:abstractNum w:abstractNumId="24" w15:restartNumberingAfterBreak="0">
    <w:nsid w:val="56B6441C"/>
    <w:multiLevelType w:val="hybridMultilevel"/>
    <w:tmpl w:val="57A4CA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A3D1ACC"/>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E5B1DB5"/>
    <w:multiLevelType w:val="hybridMultilevel"/>
    <w:tmpl w:val="CE7C11B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5ECC0B6C"/>
    <w:multiLevelType w:val="hybridMultilevel"/>
    <w:tmpl w:val="BE36D008"/>
    <w:lvl w:ilvl="0" w:tplc="0409000F">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28" w15:restartNumberingAfterBreak="0">
    <w:nsid w:val="5FA3374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624F386D"/>
    <w:multiLevelType w:val="hybridMultilevel"/>
    <w:tmpl w:val="CBAACC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62E703C9"/>
    <w:multiLevelType w:val="hybridMultilevel"/>
    <w:tmpl w:val="2104FB60"/>
    <w:lvl w:ilvl="0" w:tplc="0409000F">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1" w15:restartNumberingAfterBreak="0">
    <w:nsid w:val="65F35E11"/>
    <w:multiLevelType w:val="hybridMultilevel"/>
    <w:tmpl w:val="6150998A"/>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A982253"/>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D0E0BB2"/>
    <w:multiLevelType w:val="singleLevel"/>
    <w:tmpl w:val="0409000F"/>
    <w:lvl w:ilvl="0">
      <w:start w:val="1"/>
      <w:numFmt w:val="decimal"/>
      <w:lvlText w:val="%1."/>
      <w:lvlJc w:val="left"/>
      <w:pPr>
        <w:tabs>
          <w:tab w:val="num" w:pos="720"/>
        </w:tabs>
        <w:ind w:left="720" w:hanging="360"/>
      </w:pPr>
      <w:rPr>
        <w:rFonts w:cs="Times New Roman"/>
      </w:rPr>
    </w:lvl>
  </w:abstractNum>
  <w:abstractNum w:abstractNumId="34" w15:restartNumberingAfterBreak="0">
    <w:nsid w:val="6F637846"/>
    <w:multiLevelType w:val="hybridMultilevel"/>
    <w:tmpl w:val="CBEC9366"/>
    <w:lvl w:ilvl="0" w:tplc="166A1D94">
      <w:start w:val="1"/>
      <w:numFmt w:val="decimal"/>
      <w:lvlText w:val="%1."/>
      <w:lvlJc w:val="left"/>
      <w:pPr>
        <w:ind w:left="1440" w:hanging="360"/>
      </w:pPr>
      <w:rPr>
        <w:rFonts w:cs="Times New Roman"/>
      </w:rPr>
    </w:lvl>
    <w:lvl w:ilvl="1" w:tplc="1A02FF24" w:tentative="1">
      <w:start w:val="1"/>
      <w:numFmt w:val="lowerLetter"/>
      <w:lvlText w:val="%2."/>
      <w:lvlJc w:val="left"/>
      <w:pPr>
        <w:ind w:left="2160" w:hanging="360"/>
      </w:pPr>
      <w:rPr>
        <w:rFonts w:cs="Times New Roman"/>
      </w:rPr>
    </w:lvl>
    <w:lvl w:ilvl="2" w:tplc="CA8E2DA4" w:tentative="1">
      <w:start w:val="1"/>
      <w:numFmt w:val="lowerRoman"/>
      <w:lvlText w:val="%3."/>
      <w:lvlJc w:val="right"/>
      <w:pPr>
        <w:ind w:left="2880" w:hanging="180"/>
      </w:pPr>
      <w:rPr>
        <w:rFonts w:cs="Times New Roman"/>
      </w:rPr>
    </w:lvl>
    <w:lvl w:ilvl="3" w:tplc="7CDEDB58" w:tentative="1">
      <w:start w:val="1"/>
      <w:numFmt w:val="decimal"/>
      <w:lvlText w:val="%4."/>
      <w:lvlJc w:val="left"/>
      <w:pPr>
        <w:ind w:left="3600" w:hanging="360"/>
      </w:pPr>
      <w:rPr>
        <w:rFonts w:cs="Times New Roman"/>
      </w:rPr>
    </w:lvl>
    <w:lvl w:ilvl="4" w:tplc="3D8EFF48" w:tentative="1">
      <w:start w:val="1"/>
      <w:numFmt w:val="lowerLetter"/>
      <w:lvlText w:val="%5."/>
      <w:lvlJc w:val="left"/>
      <w:pPr>
        <w:ind w:left="4320" w:hanging="360"/>
      </w:pPr>
      <w:rPr>
        <w:rFonts w:cs="Times New Roman"/>
      </w:rPr>
    </w:lvl>
    <w:lvl w:ilvl="5" w:tplc="2676F60C" w:tentative="1">
      <w:start w:val="1"/>
      <w:numFmt w:val="lowerRoman"/>
      <w:lvlText w:val="%6."/>
      <w:lvlJc w:val="right"/>
      <w:pPr>
        <w:ind w:left="5040" w:hanging="180"/>
      </w:pPr>
      <w:rPr>
        <w:rFonts w:cs="Times New Roman"/>
      </w:rPr>
    </w:lvl>
    <w:lvl w:ilvl="6" w:tplc="C91A891C" w:tentative="1">
      <w:start w:val="1"/>
      <w:numFmt w:val="decimal"/>
      <w:lvlText w:val="%7."/>
      <w:lvlJc w:val="left"/>
      <w:pPr>
        <w:ind w:left="5760" w:hanging="360"/>
      </w:pPr>
      <w:rPr>
        <w:rFonts w:cs="Times New Roman"/>
      </w:rPr>
    </w:lvl>
    <w:lvl w:ilvl="7" w:tplc="990C0802" w:tentative="1">
      <w:start w:val="1"/>
      <w:numFmt w:val="lowerLetter"/>
      <w:lvlText w:val="%8."/>
      <w:lvlJc w:val="left"/>
      <w:pPr>
        <w:ind w:left="6480" w:hanging="360"/>
      </w:pPr>
      <w:rPr>
        <w:rFonts w:cs="Times New Roman"/>
      </w:rPr>
    </w:lvl>
    <w:lvl w:ilvl="8" w:tplc="98E8634E" w:tentative="1">
      <w:start w:val="1"/>
      <w:numFmt w:val="lowerRoman"/>
      <w:lvlText w:val="%9."/>
      <w:lvlJc w:val="right"/>
      <w:pPr>
        <w:ind w:left="7200" w:hanging="180"/>
      </w:pPr>
      <w:rPr>
        <w:rFonts w:cs="Times New Roman"/>
      </w:rPr>
    </w:lvl>
  </w:abstractNum>
  <w:abstractNum w:abstractNumId="35" w15:restartNumberingAfterBreak="0">
    <w:nsid w:val="741B7F69"/>
    <w:multiLevelType w:val="hybridMultilevel"/>
    <w:tmpl w:val="1728A828"/>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65727F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15:restartNumberingAfterBreak="0">
    <w:nsid w:val="790F1709"/>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9905B8E"/>
    <w:multiLevelType w:val="singleLevel"/>
    <w:tmpl w:val="0409000F"/>
    <w:lvl w:ilvl="0">
      <w:start w:val="1"/>
      <w:numFmt w:val="decimal"/>
      <w:lvlText w:val="%1."/>
      <w:lvlJc w:val="left"/>
      <w:pPr>
        <w:tabs>
          <w:tab w:val="num" w:pos="720"/>
        </w:tabs>
        <w:ind w:left="720" w:hanging="360"/>
      </w:pPr>
      <w:rPr>
        <w:rFonts w:cs="Times New Roman"/>
      </w:rPr>
    </w:lvl>
  </w:abstractNum>
  <w:abstractNum w:abstractNumId="39" w15:restartNumberingAfterBreak="0">
    <w:nsid w:val="7AD76266"/>
    <w:multiLevelType w:val="hybridMultilevel"/>
    <w:tmpl w:val="7EE46B7A"/>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15:restartNumberingAfterBreak="0">
    <w:nsid w:val="7CE687C5"/>
    <w:multiLevelType w:val="hybridMultilevel"/>
    <w:tmpl w:val="FFFFFFFF"/>
    <w:lvl w:ilvl="0" w:tplc="A9280600">
      <w:start w:val="1"/>
      <w:numFmt w:val="bullet"/>
      <w:pStyle w:val="Heading3"/>
      <w:lvlText w:val=""/>
      <w:lvlJc w:val="left"/>
      <w:pPr>
        <w:ind w:left="720" w:hanging="720"/>
      </w:pPr>
      <w:rPr>
        <w:rFonts w:ascii="Wingdings" w:hAnsi="Wingdings" w:hint="default"/>
      </w:rPr>
    </w:lvl>
    <w:lvl w:ilvl="1" w:tplc="ACEE91C2">
      <w:start w:val="1"/>
      <w:numFmt w:val="lowerLetter"/>
      <w:lvlText w:val="%2."/>
      <w:lvlJc w:val="left"/>
      <w:pPr>
        <w:ind w:left="1440" w:hanging="360"/>
      </w:pPr>
    </w:lvl>
    <w:lvl w:ilvl="2" w:tplc="5A4A42E2">
      <w:start w:val="1"/>
      <w:numFmt w:val="lowerRoman"/>
      <w:lvlText w:val="%3."/>
      <w:lvlJc w:val="right"/>
      <w:pPr>
        <w:ind w:left="2160" w:hanging="180"/>
      </w:pPr>
    </w:lvl>
    <w:lvl w:ilvl="3" w:tplc="23AABD86">
      <w:start w:val="1"/>
      <w:numFmt w:val="decimal"/>
      <w:lvlText w:val="%4."/>
      <w:lvlJc w:val="left"/>
      <w:pPr>
        <w:ind w:left="2880" w:hanging="360"/>
      </w:pPr>
    </w:lvl>
    <w:lvl w:ilvl="4" w:tplc="487C226E">
      <w:start w:val="1"/>
      <w:numFmt w:val="lowerLetter"/>
      <w:lvlText w:val="%5."/>
      <w:lvlJc w:val="left"/>
      <w:pPr>
        <w:ind w:left="3600" w:hanging="360"/>
      </w:pPr>
    </w:lvl>
    <w:lvl w:ilvl="5" w:tplc="4A0C1402">
      <w:start w:val="1"/>
      <w:numFmt w:val="lowerRoman"/>
      <w:lvlText w:val="%6."/>
      <w:lvlJc w:val="right"/>
      <w:pPr>
        <w:ind w:left="4320" w:hanging="180"/>
      </w:pPr>
    </w:lvl>
    <w:lvl w:ilvl="6" w:tplc="0016BEDE">
      <w:start w:val="1"/>
      <w:numFmt w:val="decimal"/>
      <w:lvlText w:val="%7."/>
      <w:lvlJc w:val="left"/>
      <w:pPr>
        <w:ind w:left="5040" w:hanging="360"/>
      </w:pPr>
    </w:lvl>
    <w:lvl w:ilvl="7" w:tplc="EE2471CC">
      <w:start w:val="1"/>
      <w:numFmt w:val="lowerLetter"/>
      <w:lvlText w:val="%8."/>
      <w:lvlJc w:val="left"/>
      <w:pPr>
        <w:ind w:left="5760" w:hanging="360"/>
      </w:pPr>
    </w:lvl>
    <w:lvl w:ilvl="8" w:tplc="16E6C88C">
      <w:start w:val="1"/>
      <w:numFmt w:val="lowerRoman"/>
      <w:lvlText w:val="%9."/>
      <w:lvlJc w:val="right"/>
      <w:pPr>
        <w:ind w:left="6480" w:hanging="180"/>
      </w:pPr>
    </w:lvl>
  </w:abstractNum>
  <w:abstractNum w:abstractNumId="41" w15:restartNumberingAfterBreak="0">
    <w:nsid w:val="7EC07069"/>
    <w:multiLevelType w:val="hybridMultilevel"/>
    <w:tmpl w:val="F9E8CFA6"/>
    <w:lvl w:ilvl="0" w:tplc="AAAC0FB2">
      <w:start w:val="1"/>
      <w:numFmt w:val="bullet"/>
      <w:lvlText w:val=""/>
      <w:lvlJc w:val="left"/>
      <w:pPr>
        <w:ind w:left="720" w:hanging="360"/>
      </w:pPr>
      <w:rPr>
        <w:rFonts w:ascii="Symbol" w:hAnsi="Symbol" w:hint="default"/>
      </w:rPr>
    </w:lvl>
    <w:lvl w:ilvl="1" w:tplc="93F0E548">
      <w:start w:val="1"/>
      <w:numFmt w:val="bullet"/>
      <w:lvlText w:val="o"/>
      <w:lvlJc w:val="left"/>
      <w:pPr>
        <w:ind w:left="1440" w:hanging="360"/>
      </w:pPr>
      <w:rPr>
        <w:rFonts w:ascii="Courier New" w:hAnsi="Courier New" w:hint="default"/>
      </w:rPr>
    </w:lvl>
    <w:lvl w:ilvl="2" w:tplc="A9B4FEBA" w:tentative="1">
      <w:start w:val="1"/>
      <w:numFmt w:val="bullet"/>
      <w:lvlText w:val=""/>
      <w:lvlJc w:val="left"/>
      <w:pPr>
        <w:ind w:left="2160" w:hanging="360"/>
      </w:pPr>
      <w:rPr>
        <w:rFonts w:ascii="Wingdings" w:hAnsi="Wingdings" w:hint="default"/>
      </w:rPr>
    </w:lvl>
    <w:lvl w:ilvl="3" w:tplc="D2D845F4" w:tentative="1">
      <w:start w:val="1"/>
      <w:numFmt w:val="bullet"/>
      <w:lvlText w:val=""/>
      <w:lvlJc w:val="left"/>
      <w:pPr>
        <w:ind w:left="2880" w:hanging="360"/>
      </w:pPr>
      <w:rPr>
        <w:rFonts w:ascii="Symbol" w:hAnsi="Symbol" w:hint="default"/>
      </w:rPr>
    </w:lvl>
    <w:lvl w:ilvl="4" w:tplc="2A9C0AD8" w:tentative="1">
      <w:start w:val="1"/>
      <w:numFmt w:val="bullet"/>
      <w:lvlText w:val="o"/>
      <w:lvlJc w:val="left"/>
      <w:pPr>
        <w:ind w:left="3600" w:hanging="360"/>
      </w:pPr>
      <w:rPr>
        <w:rFonts w:ascii="Courier New" w:hAnsi="Courier New" w:hint="default"/>
      </w:rPr>
    </w:lvl>
    <w:lvl w:ilvl="5" w:tplc="5B540C1A" w:tentative="1">
      <w:start w:val="1"/>
      <w:numFmt w:val="bullet"/>
      <w:lvlText w:val=""/>
      <w:lvlJc w:val="left"/>
      <w:pPr>
        <w:ind w:left="4320" w:hanging="360"/>
      </w:pPr>
      <w:rPr>
        <w:rFonts w:ascii="Wingdings" w:hAnsi="Wingdings" w:hint="default"/>
      </w:rPr>
    </w:lvl>
    <w:lvl w:ilvl="6" w:tplc="7E621990" w:tentative="1">
      <w:start w:val="1"/>
      <w:numFmt w:val="bullet"/>
      <w:lvlText w:val=""/>
      <w:lvlJc w:val="left"/>
      <w:pPr>
        <w:ind w:left="5040" w:hanging="360"/>
      </w:pPr>
      <w:rPr>
        <w:rFonts w:ascii="Symbol" w:hAnsi="Symbol" w:hint="default"/>
      </w:rPr>
    </w:lvl>
    <w:lvl w:ilvl="7" w:tplc="2DB4E122" w:tentative="1">
      <w:start w:val="1"/>
      <w:numFmt w:val="bullet"/>
      <w:lvlText w:val="o"/>
      <w:lvlJc w:val="left"/>
      <w:pPr>
        <w:ind w:left="5760" w:hanging="360"/>
      </w:pPr>
      <w:rPr>
        <w:rFonts w:ascii="Courier New" w:hAnsi="Courier New" w:hint="default"/>
      </w:rPr>
    </w:lvl>
    <w:lvl w:ilvl="8" w:tplc="6EC636D4" w:tentative="1">
      <w:start w:val="1"/>
      <w:numFmt w:val="bullet"/>
      <w:lvlText w:val=""/>
      <w:lvlJc w:val="left"/>
      <w:pPr>
        <w:ind w:left="6480" w:hanging="360"/>
      </w:pPr>
      <w:rPr>
        <w:rFonts w:ascii="Wingdings" w:hAnsi="Wingdings" w:hint="default"/>
      </w:rPr>
    </w:lvl>
  </w:abstractNum>
  <w:abstractNum w:abstractNumId="42" w15:restartNumberingAfterBreak="0">
    <w:nsid w:val="7F1E7CDD"/>
    <w:multiLevelType w:val="hybridMultilevel"/>
    <w:tmpl w:val="D95C4B52"/>
    <w:lvl w:ilvl="0" w:tplc="04090001">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num w:numId="1" w16cid:durableId="3726545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248592">
    <w:abstractNumId w:val="15"/>
  </w:num>
  <w:num w:numId="3" w16cid:durableId="1347705406">
    <w:abstractNumId w:val="21"/>
  </w:num>
  <w:num w:numId="4" w16cid:durableId="1075979214">
    <w:abstractNumId w:val="1"/>
  </w:num>
  <w:num w:numId="5" w16cid:durableId="2054110860">
    <w:abstractNumId w:val="33"/>
  </w:num>
  <w:num w:numId="6" w16cid:durableId="1509296573">
    <w:abstractNumId w:val="5"/>
  </w:num>
  <w:num w:numId="7" w16cid:durableId="353729312">
    <w:abstractNumId w:val="26"/>
  </w:num>
  <w:num w:numId="8" w16cid:durableId="1743601506">
    <w:abstractNumId w:val="10"/>
  </w:num>
  <w:num w:numId="9" w16cid:durableId="506135488">
    <w:abstractNumId w:val="28"/>
  </w:num>
  <w:num w:numId="10" w16cid:durableId="641159741">
    <w:abstractNumId w:val="39"/>
  </w:num>
  <w:num w:numId="11" w16cid:durableId="379863637">
    <w:abstractNumId w:val="20"/>
  </w:num>
  <w:num w:numId="12" w16cid:durableId="440338219">
    <w:abstractNumId w:val="29"/>
  </w:num>
  <w:num w:numId="13" w16cid:durableId="1006438580">
    <w:abstractNumId w:val="11"/>
  </w:num>
  <w:num w:numId="14" w16cid:durableId="848834875">
    <w:abstractNumId w:val="22"/>
  </w:num>
  <w:num w:numId="15" w16cid:durableId="453139106">
    <w:abstractNumId w:val="14"/>
  </w:num>
  <w:num w:numId="16" w16cid:durableId="175191511">
    <w:abstractNumId w:val="36"/>
  </w:num>
  <w:num w:numId="17" w16cid:durableId="318582092">
    <w:abstractNumId w:val="34"/>
  </w:num>
  <w:num w:numId="18" w16cid:durableId="885878063">
    <w:abstractNumId w:val="0"/>
  </w:num>
  <w:num w:numId="19" w16cid:durableId="1724912431">
    <w:abstractNumId w:val="42"/>
  </w:num>
  <w:num w:numId="20" w16cid:durableId="1273054007">
    <w:abstractNumId w:val="25"/>
  </w:num>
  <w:num w:numId="21" w16cid:durableId="729235519">
    <w:abstractNumId w:val="16"/>
  </w:num>
  <w:num w:numId="22" w16cid:durableId="1805125130">
    <w:abstractNumId w:val="30"/>
  </w:num>
  <w:num w:numId="23" w16cid:durableId="2048211644">
    <w:abstractNumId w:val="32"/>
  </w:num>
  <w:num w:numId="24" w16cid:durableId="1839147385">
    <w:abstractNumId w:val="41"/>
  </w:num>
  <w:num w:numId="25" w16cid:durableId="1385758930">
    <w:abstractNumId w:val="17"/>
  </w:num>
  <w:num w:numId="26" w16cid:durableId="59520722">
    <w:abstractNumId w:val="31"/>
  </w:num>
  <w:num w:numId="27" w16cid:durableId="331564276">
    <w:abstractNumId w:val="4"/>
  </w:num>
  <w:num w:numId="28" w16cid:durableId="1005788256">
    <w:abstractNumId w:val="27"/>
  </w:num>
  <w:num w:numId="29" w16cid:durableId="1313486537">
    <w:abstractNumId w:val="6"/>
  </w:num>
  <w:num w:numId="30" w16cid:durableId="747844379">
    <w:abstractNumId w:val="9"/>
  </w:num>
  <w:num w:numId="31" w16cid:durableId="421992041">
    <w:abstractNumId w:val="23"/>
  </w:num>
  <w:num w:numId="32" w16cid:durableId="1294092986">
    <w:abstractNumId w:val="38"/>
  </w:num>
  <w:num w:numId="33" w16cid:durableId="1924339993">
    <w:abstractNumId w:val="19"/>
  </w:num>
  <w:num w:numId="34" w16cid:durableId="1494370560">
    <w:abstractNumId w:val="2"/>
  </w:num>
  <w:num w:numId="35" w16cid:durableId="1563903274">
    <w:abstractNumId w:val="7"/>
  </w:num>
  <w:num w:numId="36" w16cid:durableId="1005977968">
    <w:abstractNumId w:val="24"/>
  </w:num>
  <w:num w:numId="37" w16cid:durableId="89663818">
    <w:abstractNumId w:val="13"/>
  </w:num>
  <w:num w:numId="38" w16cid:durableId="1227376236">
    <w:abstractNumId w:val="18"/>
  </w:num>
  <w:num w:numId="39" w16cid:durableId="136999596">
    <w:abstractNumId w:val="3"/>
  </w:num>
  <w:num w:numId="40" w16cid:durableId="2079745649">
    <w:abstractNumId w:val="12"/>
  </w:num>
  <w:num w:numId="41" w16cid:durableId="1724980194">
    <w:abstractNumId w:val="35"/>
  </w:num>
  <w:num w:numId="42" w16cid:durableId="2049990520">
    <w:abstractNumId w:val="37"/>
  </w:num>
  <w:num w:numId="43" w16cid:durableId="509754868">
    <w:abstractNumId w:val="8"/>
  </w:num>
  <w:num w:numId="44" w16cid:durableId="1165559161">
    <w:abstractNumId w:val="4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bIwM7GwNDIxMDRU0lEKTi0uzszPAykwrAUALUk2rywAAAA="/>
  </w:docVars>
  <w:rsids>
    <w:rsidRoot w:val="00151371"/>
    <w:rsid w:val="00000381"/>
    <w:rsid w:val="00000CB2"/>
    <w:rsid w:val="00000E70"/>
    <w:rsid w:val="00001FBD"/>
    <w:rsid w:val="00002416"/>
    <w:rsid w:val="00002BDB"/>
    <w:rsid w:val="00003762"/>
    <w:rsid w:val="00003CF5"/>
    <w:rsid w:val="0000452D"/>
    <w:rsid w:val="00004F94"/>
    <w:rsid w:val="000055C8"/>
    <w:rsid w:val="00005934"/>
    <w:rsid w:val="00006D39"/>
    <w:rsid w:val="000071F5"/>
    <w:rsid w:val="00007E2E"/>
    <w:rsid w:val="00010F46"/>
    <w:rsid w:val="000113AA"/>
    <w:rsid w:val="00011A6B"/>
    <w:rsid w:val="00011C4F"/>
    <w:rsid w:val="000127D6"/>
    <w:rsid w:val="00012836"/>
    <w:rsid w:val="00012DF4"/>
    <w:rsid w:val="00014DFA"/>
    <w:rsid w:val="000160D3"/>
    <w:rsid w:val="00016640"/>
    <w:rsid w:val="000170B2"/>
    <w:rsid w:val="0001768B"/>
    <w:rsid w:val="00017D49"/>
    <w:rsid w:val="00017E5F"/>
    <w:rsid w:val="0002005D"/>
    <w:rsid w:val="00020D1B"/>
    <w:rsid w:val="0002122D"/>
    <w:rsid w:val="00023AAC"/>
    <w:rsid w:val="00023BB3"/>
    <w:rsid w:val="00024216"/>
    <w:rsid w:val="00024510"/>
    <w:rsid w:val="00024AE4"/>
    <w:rsid w:val="00024E82"/>
    <w:rsid w:val="00025440"/>
    <w:rsid w:val="0002579B"/>
    <w:rsid w:val="00025D2D"/>
    <w:rsid w:val="00025F24"/>
    <w:rsid w:val="00027982"/>
    <w:rsid w:val="00027D8F"/>
    <w:rsid w:val="00027EFF"/>
    <w:rsid w:val="00030049"/>
    <w:rsid w:val="000305A1"/>
    <w:rsid w:val="0003152E"/>
    <w:rsid w:val="0003178C"/>
    <w:rsid w:val="000332C6"/>
    <w:rsid w:val="00036094"/>
    <w:rsid w:val="0003699A"/>
    <w:rsid w:val="00037209"/>
    <w:rsid w:val="000416AB"/>
    <w:rsid w:val="00041EF3"/>
    <w:rsid w:val="00042826"/>
    <w:rsid w:val="00043D9F"/>
    <w:rsid w:val="00044D91"/>
    <w:rsid w:val="00044F57"/>
    <w:rsid w:val="00045216"/>
    <w:rsid w:val="000454B6"/>
    <w:rsid w:val="00045EAE"/>
    <w:rsid w:val="00045EB0"/>
    <w:rsid w:val="00046820"/>
    <w:rsid w:val="000475A3"/>
    <w:rsid w:val="0005024F"/>
    <w:rsid w:val="00050651"/>
    <w:rsid w:val="00050C54"/>
    <w:rsid w:val="00050E57"/>
    <w:rsid w:val="000510A0"/>
    <w:rsid w:val="000510FB"/>
    <w:rsid w:val="000521C2"/>
    <w:rsid w:val="000524BE"/>
    <w:rsid w:val="00053AAE"/>
    <w:rsid w:val="00054B2B"/>
    <w:rsid w:val="00054C05"/>
    <w:rsid w:val="00056880"/>
    <w:rsid w:val="00056A9F"/>
    <w:rsid w:val="00056FB7"/>
    <w:rsid w:val="00060038"/>
    <w:rsid w:val="000603A1"/>
    <w:rsid w:val="00060644"/>
    <w:rsid w:val="00061079"/>
    <w:rsid w:val="00061894"/>
    <w:rsid w:val="000623D2"/>
    <w:rsid w:val="00062A28"/>
    <w:rsid w:val="000635F0"/>
    <w:rsid w:val="00063D3B"/>
    <w:rsid w:val="00064756"/>
    <w:rsid w:val="0006477D"/>
    <w:rsid w:val="00064D05"/>
    <w:rsid w:val="00065909"/>
    <w:rsid w:val="000659E2"/>
    <w:rsid w:val="00065F43"/>
    <w:rsid w:val="00066B51"/>
    <w:rsid w:val="00066CEC"/>
    <w:rsid w:val="000670B0"/>
    <w:rsid w:val="00067667"/>
    <w:rsid w:val="00067A64"/>
    <w:rsid w:val="00070404"/>
    <w:rsid w:val="00070EF8"/>
    <w:rsid w:val="00070F48"/>
    <w:rsid w:val="00070F6A"/>
    <w:rsid w:val="00071414"/>
    <w:rsid w:val="00071CA4"/>
    <w:rsid w:val="00071DD2"/>
    <w:rsid w:val="00072028"/>
    <w:rsid w:val="000720AD"/>
    <w:rsid w:val="000734F9"/>
    <w:rsid w:val="00073682"/>
    <w:rsid w:val="00073DFB"/>
    <w:rsid w:val="0007439D"/>
    <w:rsid w:val="00075282"/>
    <w:rsid w:val="0007667C"/>
    <w:rsid w:val="00076B64"/>
    <w:rsid w:val="00080FF9"/>
    <w:rsid w:val="000818D9"/>
    <w:rsid w:val="00081C42"/>
    <w:rsid w:val="000825AF"/>
    <w:rsid w:val="000837F1"/>
    <w:rsid w:val="00083E77"/>
    <w:rsid w:val="00083EBF"/>
    <w:rsid w:val="000845B4"/>
    <w:rsid w:val="00085595"/>
    <w:rsid w:val="0008569E"/>
    <w:rsid w:val="000857C3"/>
    <w:rsid w:val="000866D7"/>
    <w:rsid w:val="00086F23"/>
    <w:rsid w:val="00087F5E"/>
    <w:rsid w:val="0009018C"/>
    <w:rsid w:val="000906B6"/>
    <w:rsid w:val="00090B4E"/>
    <w:rsid w:val="00091F50"/>
    <w:rsid w:val="00092048"/>
    <w:rsid w:val="00092793"/>
    <w:rsid w:val="00092892"/>
    <w:rsid w:val="0009324F"/>
    <w:rsid w:val="00093627"/>
    <w:rsid w:val="00093D60"/>
    <w:rsid w:val="00094EA7"/>
    <w:rsid w:val="00095C80"/>
    <w:rsid w:val="00096D2A"/>
    <w:rsid w:val="00097914"/>
    <w:rsid w:val="000A065F"/>
    <w:rsid w:val="000A0A9D"/>
    <w:rsid w:val="000A0BB3"/>
    <w:rsid w:val="000A0E64"/>
    <w:rsid w:val="000A15D6"/>
    <w:rsid w:val="000A1BAB"/>
    <w:rsid w:val="000A3141"/>
    <w:rsid w:val="000A380B"/>
    <w:rsid w:val="000A3EB2"/>
    <w:rsid w:val="000A4DC4"/>
    <w:rsid w:val="000A5CEB"/>
    <w:rsid w:val="000A6167"/>
    <w:rsid w:val="000A61C4"/>
    <w:rsid w:val="000A67EB"/>
    <w:rsid w:val="000A721C"/>
    <w:rsid w:val="000A726A"/>
    <w:rsid w:val="000A77BC"/>
    <w:rsid w:val="000A7A1F"/>
    <w:rsid w:val="000A7AA0"/>
    <w:rsid w:val="000B0851"/>
    <w:rsid w:val="000B112A"/>
    <w:rsid w:val="000B19F0"/>
    <w:rsid w:val="000B34BD"/>
    <w:rsid w:val="000B487F"/>
    <w:rsid w:val="000B5600"/>
    <w:rsid w:val="000B5C28"/>
    <w:rsid w:val="000B6032"/>
    <w:rsid w:val="000B61FF"/>
    <w:rsid w:val="000B65AB"/>
    <w:rsid w:val="000B6BB4"/>
    <w:rsid w:val="000B797B"/>
    <w:rsid w:val="000C00DF"/>
    <w:rsid w:val="000C0ACF"/>
    <w:rsid w:val="000C0B7F"/>
    <w:rsid w:val="000C1D18"/>
    <w:rsid w:val="000C23FC"/>
    <w:rsid w:val="000C28B2"/>
    <w:rsid w:val="000C2C51"/>
    <w:rsid w:val="000C2EEB"/>
    <w:rsid w:val="000C3B1E"/>
    <w:rsid w:val="000C3D69"/>
    <w:rsid w:val="000C495A"/>
    <w:rsid w:val="000C4D5F"/>
    <w:rsid w:val="000C5D5A"/>
    <w:rsid w:val="000C77E2"/>
    <w:rsid w:val="000D01C2"/>
    <w:rsid w:val="000D1C8D"/>
    <w:rsid w:val="000D2BB9"/>
    <w:rsid w:val="000D37FD"/>
    <w:rsid w:val="000D3D15"/>
    <w:rsid w:val="000D3E7E"/>
    <w:rsid w:val="000D4299"/>
    <w:rsid w:val="000D48AF"/>
    <w:rsid w:val="000D4E26"/>
    <w:rsid w:val="000D5899"/>
    <w:rsid w:val="000D5D2B"/>
    <w:rsid w:val="000D6935"/>
    <w:rsid w:val="000D7A26"/>
    <w:rsid w:val="000E09FB"/>
    <w:rsid w:val="000E0E78"/>
    <w:rsid w:val="000E1A3B"/>
    <w:rsid w:val="000E23AC"/>
    <w:rsid w:val="000E278E"/>
    <w:rsid w:val="000E36DF"/>
    <w:rsid w:val="000E4021"/>
    <w:rsid w:val="000E416E"/>
    <w:rsid w:val="000E48AB"/>
    <w:rsid w:val="000E4C46"/>
    <w:rsid w:val="000E5260"/>
    <w:rsid w:val="000E5397"/>
    <w:rsid w:val="000E53FC"/>
    <w:rsid w:val="000E62D7"/>
    <w:rsid w:val="000E6425"/>
    <w:rsid w:val="000E7B2F"/>
    <w:rsid w:val="000F0220"/>
    <w:rsid w:val="000F0330"/>
    <w:rsid w:val="000F0918"/>
    <w:rsid w:val="000F10B2"/>
    <w:rsid w:val="000F168F"/>
    <w:rsid w:val="000F1F59"/>
    <w:rsid w:val="000F21DA"/>
    <w:rsid w:val="000F29C9"/>
    <w:rsid w:val="000F29CC"/>
    <w:rsid w:val="000F3476"/>
    <w:rsid w:val="000F37E2"/>
    <w:rsid w:val="000F3BB8"/>
    <w:rsid w:val="000F3E66"/>
    <w:rsid w:val="000F4B18"/>
    <w:rsid w:val="000F5149"/>
    <w:rsid w:val="000F54C7"/>
    <w:rsid w:val="000F593D"/>
    <w:rsid w:val="000F5E5D"/>
    <w:rsid w:val="000F60BC"/>
    <w:rsid w:val="001000D9"/>
    <w:rsid w:val="001007EF"/>
    <w:rsid w:val="00100BF3"/>
    <w:rsid w:val="00100F19"/>
    <w:rsid w:val="00101085"/>
    <w:rsid w:val="001012BB"/>
    <w:rsid w:val="0010481E"/>
    <w:rsid w:val="00104A45"/>
    <w:rsid w:val="00104F5E"/>
    <w:rsid w:val="001058A5"/>
    <w:rsid w:val="00107D9B"/>
    <w:rsid w:val="001101C8"/>
    <w:rsid w:val="00110241"/>
    <w:rsid w:val="0011062E"/>
    <w:rsid w:val="00111817"/>
    <w:rsid w:val="0011188F"/>
    <w:rsid w:val="00111BE9"/>
    <w:rsid w:val="001122F0"/>
    <w:rsid w:val="00112711"/>
    <w:rsid w:val="00113D82"/>
    <w:rsid w:val="00114E9E"/>
    <w:rsid w:val="00115206"/>
    <w:rsid w:val="001169EE"/>
    <w:rsid w:val="00117582"/>
    <w:rsid w:val="001201DB"/>
    <w:rsid w:val="001202E0"/>
    <w:rsid w:val="001211B6"/>
    <w:rsid w:val="00121ADE"/>
    <w:rsid w:val="0012213B"/>
    <w:rsid w:val="00122A1A"/>
    <w:rsid w:val="00122A9B"/>
    <w:rsid w:val="001243A6"/>
    <w:rsid w:val="00125093"/>
    <w:rsid w:val="00125351"/>
    <w:rsid w:val="00126342"/>
    <w:rsid w:val="00127132"/>
    <w:rsid w:val="00127145"/>
    <w:rsid w:val="00127CC7"/>
    <w:rsid w:val="001303E6"/>
    <w:rsid w:val="00130C56"/>
    <w:rsid w:val="00131968"/>
    <w:rsid w:val="00131C0A"/>
    <w:rsid w:val="00131CCE"/>
    <w:rsid w:val="00132B5A"/>
    <w:rsid w:val="0013328D"/>
    <w:rsid w:val="001334A3"/>
    <w:rsid w:val="001336EF"/>
    <w:rsid w:val="001341E0"/>
    <w:rsid w:val="00134B75"/>
    <w:rsid w:val="001350B5"/>
    <w:rsid w:val="001354C0"/>
    <w:rsid w:val="00135E3E"/>
    <w:rsid w:val="00140117"/>
    <w:rsid w:val="00140A92"/>
    <w:rsid w:val="00141C89"/>
    <w:rsid w:val="00142E07"/>
    <w:rsid w:val="00143657"/>
    <w:rsid w:val="0014375A"/>
    <w:rsid w:val="00143EA4"/>
    <w:rsid w:val="00144CDD"/>
    <w:rsid w:val="001453C2"/>
    <w:rsid w:val="0014581F"/>
    <w:rsid w:val="001462A6"/>
    <w:rsid w:val="00146B2C"/>
    <w:rsid w:val="00147919"/>
    <w:rsid w:val="00150D3E"/>
    <w:rsid w:val="00151371"/>
    <w:rsid w:val="00151A7D"/>
    <w:rsid w:val="001522F8"/>
    <w:rsid w:val="00152D2C"/>
    <w:rsid w:val="00152FBC"/>
    <w:rsid w:val="00153651"/>
    <w:rsid w:val="00153BF1"/>
    <w:rsid w:val="00154203"/>
    <w:rsid w:val="0015447E"/>
    <w:rsid w:val="00154F7E"/>
    <w:rsid w:val="00155C2F"/>
    <w:rsid w:val="001565C4"/>
    <w:rsid w:val="001568FC"/>
    <w:rsid w:val="00156AE6"/>
    <w:rsid w:val="00157252"/>
    <w:rsid w:val="001573A6"/>
    <w:rsid w:val="00157A93"/>
    <w:rsid w:val="00157B13"/>
    <w:rsid w:val="00157BBA"/>
    <w:rsid w:val="0016182C"/>
    <w:rsid w:val="001621D1"/>
    <w:rsid w:val="00162399"/>
    <w:rsid w:val="00162605"/>
    <w:rsid w:val="00162656"/>
    <w:rsid w:val="00162B66"/>
    <w:rsid w:val="00165A7C"/>
    <w:rsid w:val="00165B89"/>
    <w:rsid w:val="00165BE9"/>
    <w:rsid w:val="00166459"/>
    <w:rsid w:val="0016649C"/>
    <w:rsid w:val="001675A3"/>
    <w:rsid w:val="00170DEB"/>
    <w:rsid w:val="0017183F"/>
    <w:rsid w:val="001718B6"/>
    <w:rsid w:val="00171D05"/>
    <w:rsid w:val="00172CDE"/>
    <w:rsid w:val="00172D22"/>
    <w:rsid w:val="00173C37"/>
    <w:rsid w:val="00174D15"/>
    <w:rsid w:val="00176998"/>
    <w:rsid w:val="00176A2B"/>
    <w:rsid w:val="001771C2"/>
    <w:rsid w:val="0017779F"/>
    <w:rsid w:val="001808FF"/>
    <w:rsid w:val="001814BB"/>
    <w:rsid w:val="001824E1"/>
    <w:rsid w:val="001825B4"/>
    <w:rsid w:val="0018320C"/>
    <w:rsid w:val="00183E0D"/>
    <w:rsid w:val="0018451F"/>
    <w:rsid w:val="00184CDE"/>
    <w:rsid w:val="001852B9"/>
    <w:rsid w:val="00185889"/>
    <w:rsid w:val="00186289"/>
    <w:rsid w:val="00190D36"/>
    <w:rsid w:val="00190ED0"/>
    <w:rsid w:val="0019347B"/>
    <w:rsid w:val="001944C1"/>
    <w:rsid w:val="001955C4"/>
    <w:rsid w:val="00195759"/>
    <w:rsid w:val="00195A11"/>
    <w:rsid w:val="0019666B"/>
    <w:rsid w:val="00197426"/>
    <w:rsid w:val="001974A9"/>
    <w:rsid w:val="001A07F1"/>
    <w:rsid w:val="001A12F5"/>
    <w:rsid w:val="001A1646"/>
    <w:rsid w:val="001A31C4"/>
    <w:rsid w:val="001A31FD"/>
    <w:rsid w:val="001A3631"/>
    <w:rsid w:val="001A3BC0"/>
    <w:rsid w:val="001A41D1"/>
    <w:rsid w:val="001A44D4"/>
    <w:rsid w:val="001A4831"/>
    <w:rsid w:val="001A48F7"/>
    <w:rsid w:val="001A49DB"/>
    <w:rsid w:val="001A51D8"/>
    <w:rsid w:val="001A5623"/>
    <w:rsid w:val="001A6EF2"/>
    <w:rsid w:val="001B0014"/>
    <w:rsid w:val="001B030D"/>
    <w:rsid w:val="001B1A7F"/>
    <w:rsid w:val="001B23D3"/>
    <w:rsid w:val="001B3EFF"/>
    <w:rsid w:val="001B47AE"/>
    <w:rsid w:val="001B501B"/>
    <w:rsid w:val="001B5B97"/>
    <w:rsid w:val="001B6721"/>
    <w:rsid w:val="001B6829"/>
    <w:rsid w:val="001B7FAD"/>
    <w:rsid w:val="001C0FAE"/>
    <w:rsid w:val="001C22E5"/>
    <w:rsid w:val="001C2964"/>
    <w:rsid w:val="001C45D2"/>
    <w:rsid w:val="001C490A"/>
    <w:rsid w:val="001C5577"/>
    <w:rsid w:val="001C74B7"/>
    <w:rsid w:val="001C766F"/>
    <w:rsid w:val="001D0251"/>
    <w:rsid w:val="001D081B"/>
    <w:rsid w:val="001D1221"/>
    <w:rsid w:val="001D1864"/>
    <w:rsid w:val="001D1DE2"/>
    <w:rsid w:val="001D27BF"/>
    <w:rsid w:val="001D2905"/>
    <w:rsid w:val="001D2A26"/>
    <w:rsid w:val="001D2A88"/>
    <w:rsid w:val="001D2DEF"/>
    <w:rsid w:val="001D37E2"/>
    <w:rsid w:val="001D4ED8"/>
    <w:rsid w:val="001D5F95"/>
    <w:rsid w:val="001D6213"/>
    <w:rsid w:val="001D66BA"/>
    <w:rsid w:val="001D6714"/>
    <w:rsid w:val="001D6DF0"/>
    <w:rsid w:val="001D7014"/>
    <w:rsid w:val="001D702F"/>
    <w:rsid w:val="001D7514"/>
    <w:rsid w:val="001E034B"/>
    <w:rsid w:val="001E0CE5"/>
    <w:rsid w:val="001E0D41"/>
    <w:rsid w:val="001E183C"/>
    <w:rsid w:val="001E23B6"/>
    <w:rsid w:val="001E3068"/>
    <w:rsid w:val="001E360A"/>
    <w:rsid w:val="001E42BA"/>
    <w:rsid w:val="001E46E7"/>
    <w:rsid w:val="001E5692"/>
    <w:rsid w:val="001E57BB"/>
    <w:rsid w:val="001E64FF"/>
    <w:rsid w:val="001E6D05"/>
    <w:rsid w:val="001E7521"/>
    <w:rsid w:val="001F0248"/>
    <w:rsid w:val="001F0DD6"/>
    <w:rsid w:val="001F0E54"/>
    <w:rsid w:val="001F1878"/>
    <w:rsid w:val="001F1CED"/>
    <w:rsid w:val="001F336D"/>
    <w:rsid w:val="001F355C"/>
    <w:rsid w:val="001F414C"/>
    <w:rsid w:val="001F427B"/>
    <w:rsid w:val="001F441F"/>
    <w:rsid w:val="001F447F"/>
    <w:rsid w:val="001F50BD"/>
    <w:rsid w:val="001F50E9"/>
    <w:rsid w:val="001F58A0"/>
    <w:rsid w:val="001F5F82"/>
    <w:rsid w:val="001F6623"/>
    <w:rsid w:val="001F6AA3"/>
    <w:rsid w:val="001F6DD7"/>
    <w:rsid w:val="001F71A3"/>
    <w:rsid w:val="001F7EF5"/>
    <w:rsid w:val="002000C3"/>
    <w:rsid w:val="00200987"/>
    <w:rsid w:val="00200E22"/>
    <w:rsid w:val="002010DF"/>
    <w:rsid w:val="00201409"/>
    <w:rsid w:val="00201763"/>
    <w:rsid w:val="00201CE8"/>
    <w:rsid w:val="002024CD"/>
    <w:rsid w:val="00202596"/>
    <w:rsid w:val="00202599"/>
    <w:rsid w:val="002036BD"/>
    <w:rsid w:val="00203976"/>
    <w:rsid w:val="00204D33"/>
    <w:rsid w:val="00204E45"/>
    <w:rsid w:val="002058F7"/>
    <w:rsid w:val="00205E2C"/>
    <w:rsid w:val="00206037"/>
    <w:rsid w:val="00206805"/>
    <w:rsid w:val="002073AC"/>
    <w:rsid w:val="00207493"/>
    <w:rsid w:val="00210B6F"/>
    <w:rsid w:val="00212430"/>
    <w:rsid w:val="00212910"/>
    <w:rsid w:val="00214AF0"/>
    <w:rsid w:val="00215173"/>
    <w:rsid w:val="0021532E"/>
    <w:rsid w:val="002153A5"/>
    <w:rsid w:val="0021549C"/>
    <w:rsid w:val="0021733B"/>
    <w:rsid w:val="00217438"/>
    <w:rsid w:val="00221C59"/>
    <w:rsid w:val="00221CF7"/>
    <w:rsid w:val="0022212B"/>
    <w:rsid w:val="00222D82"/>
    <w:rsid w:val="00222F52"/>
    <w:rsid w:val="00222F6E"/>
    <w:rsid w:val="0022370F"/>
    <w:rsid w:val="00223BCF"/>
    <w:rsid w:val="00224425"/>
    <w:rsid w:val="002244A4"/>
    <w:rsid w:val="00224899"/>
    <w:rsid w:val="00224CA2"/>
    <w:rsid w:val="00225A4F"/>
    <w:rsid w:val="0022760C"/>
    <w:rsid w:val="00227CC6"/>
    <w:rsid w:val="00230D8E"/>
    <w:rsid w:val="00230E48"/>
    <w:rsid w:val="00230F89"/>
    <w:rsid w:val="0023183E"/>
    <w:rsid w:val="00231EEC"/>
    <w:rsid w:val="00232101"/>
    <w:rsid w:val="00232B88"/>
    <w:rsid w:val="00233C57"/>
    <w:rsid w:val="00233D32"/>
    <w:rsid w:val="0023473E"/>
    <w:rsid w:val="00235064"/>
    <w:rsid w:val="00235C34"/>
    <w:rsid w:val="00235DDC"/>
    <w:rsid w:val="002364A7"/>
    <w:rsid w:val="002366CD"/>
    <w:rsid w:val="0024009D"/>
    <w:rsid w:val="002402C1"/>
    <w:rsid w:val="00241129"/>
    <w:rsid w:val="00241539"/>
    <w:rsid w:val="00242C4E"/>
    <w:rsid w:val="00243B45"/>
    <w:rsid w:val="00243E1D"/>
    <w:rsid w:val="00244D67"/>
    <w:rsid w:val="00244F09"/>
    <w:rsid w:val="00245D81"/>
    <w:rsid w:val="00246198"/>
    <w:rsid w:val="00246C84"/>
    <w:rsid w:val="00247571"/>
    <w:rsid w:val="00247B3E"/>
    <w:rsid w:val="00247EF4"/>
    <w:rsid w:val="0025092D"/>
    <w:rsid w:val="00251328"/>
    <w:rsid w:val="0025145B"/>
    <w:rsid w:val="002514B5"/>
    <w:rsid w:val="002517F9"/>
    <w:rsid w:val="00251C19"/>
    <w:rsid w:val="00251F7B"/>
    <w:rsid w:val="002533EF"/>
    <w:rsid w:val="00253416"/>
    <w:rsid w:val="0025344B"/>
    <w:rsid w:val="00253597"/>
    <w:rsid w:val="002542F6"/>
    <w:rsid w:val="00254B46"/>
    <w:rsid w:val="00255763"/>
    <w:rsid w:val="00256F1F"/>
    <w:rsid w:val="00257249"/>
    <w:rsid w:val="00257492"/>
    <w:rsid w:val="002575CE"/>
    <w:rsid w:val="00257648"/>
    <w:rsid w:val="002577FB"/>
    <w:rsid w:val="00257E74"/>
    <w:rsid w:val="00257F9B"/>
    <w:rsid w:val="002600D2"/>
    <w:rsid w:val="00260A53"/>
    <w:rsid w:val="0026119F"/>
    <w:rsid w:val="00261502"/>
    <w:rsid w:val="00261962"/>
    <w:rsid w:val="0026337E"/>
    <w:rsid w:val="00263B81"/>
    <w:rsid w:val="00265654"/>
    <w:rsid w:val="00265E7C"/>
    <w:rsid w:val="0026726F"/>
    <w:rsid w:val="002713A2"/>
    <w:rsid w:val="002714D1"/>
    <w:rsid w:val="0027165F"/>
    <w:rsid w:val="00271DFC"/>
    <w:rsid w:val="00272AB3"/>
    <w:rsid w:val="002732EB"/>
    <w:rsid w:val="00273D2C"/>
    <w:rsid w:val="00274276"/>
    <w:rsid w:val="00274607"/>
    <w:rsid w:val="00275450"/>
    <w:rsid w:val="002756FC"/>
    <w:rsid w:val="00275D65"/>
    <w:rsid w:val="00276766"/>
    <w:rsid w:val="00276CC3"/>
    <w:rsid w:val="00277848"/>
    <w:rsid w:val="00277A0E"/>
    <w:rsid w:val="00277A6D"/>
    <w:rsid w:val="00280072"/>
    <w:rsid w:val="002809CD"/>
    <w:rsid w:val="00280DC3"/>
    <w:rsid w:val="00281371"/>
    <w:rsid w:val="00281618"/>
    <w:rsid w:val="00282AE2"/>
    <w:rsid w:val="002833AA"/>
    <w:rsid w:val="0028414B"/>
    <w:rsid w:val="00284255"/>
    <w:rsid w:val="00284C43"/>
    <w:rsid w:val="00285C4A"/>
    <w:rsid w:val="002863CC"/>
    <w:rsid w:val="00289DD3"/>
    <w:rsid w:val="002901D0"/>
    <w:rsid w:val="002906A6"/>
    <w:rsid w:val="0029073D"/>
    <w:rsid w:val="00292863"/>
    <w:rsid w:val="00292943"/>
    <w:rsid w:val="00292CA8"/>
    <w:rsid w:val="002930B9"/>
    <w:rsid w:val="0029315C"/>
    <w:rsid w:val="00294583"/>
    <w:rsid w:val="0029544B"/>
    <w:rsid w:val="002962BC"/>
    <w:rsid w:val="00296435"/>
    <w:rsid w:val="002979E2"/>
    <w:rsid w:val="00297B99"/>
    <w:rsid w:val="002A03F8"/>
    <w:rsid w:val="002A0F75"/>
    <w:rsid w:val="002A1677"/>
    <w:rsid w:val="002A208C"/>
    <w:rsid w:val="002A20A3"/>
    <w:rsid w:val="002A20F6"/>
    <w:rsid w:val="002A272F"/>
    <w:rsid w:val="002A2D6D"/>
    <w:rsid w:val="002A45C9"/>
    <w:rsid w:val="002A561D"/>
    <w:rsid w:val="002A59B3"/>
    <w:rsid w:val="002A5E23"/>
    <w:rsid w:val="002A656D"/>
    <w:rsid w:val="002A72EE"/>
    <w:rsid w:val="002A7505"/>
    <w:rsid w:val="002B0668"/>
    <w:rsid w:val="002B0B7C"/>
    <w:rsid w:val="002B0DEB"/>
    <w:rsid w:val="002B135C"/>
    <w:rsid w:val="002B143C"/>
    <w:rsid w:val="002B148F"/>
    <w:rsid w:val="002B1A6C"/>
    <w:rsid w:val="002B24E6"/>
    <w:rsid w:val="002B29B6"/>
    <w:rsid w:val="002B3C7F"/>
    <w:rsid w:val="002B42AB"/>
    <w:rsid w:val="002B4870"/>
    <w:rsid w:val="002B4B14"/>
    <w:rsid w:val="002B50EE"/>
    <w:rsid w:val="002B51CF"/>
    <w:rsid w:val="002B5AFA"/>
    <w:rsid w:val="002B5BD8"/>
    <w:rsid w:val="002B6EC0"/>
    <w:rsid w:val="002B7487"/>
    <w:rsid w:val="002B772B"/>
    <w:rsid w:val="002B7E49"/>
    <w:rsid w:val="002C0058"/>
    <w:rsid w:val="002C0ACF"/>
    <w:rsid w:val="002C196E"/>
    <w:rsid w:val="002C2A9F"/>
    <w:rsid w:val="002C3AA9"/>
    <w:rsid w:val="002C4359"/>
    <w:rsid w:val="002C45B0"/>
    <w:rsid w:val="002C49E1"/>
    <w:rsid w:val="002C5A75"/>
    <w:rsid w:val="002C5C60"/>
    <w:rsid w:val="002C67AB"/>
    <w:rsid w:val="002C76B0"/>
    <w:rsid w:val="002C7739"/>
    <w:rsid w:val="002C7891"/>
    <w:rsid w:val="002C798E"/>
    <w:rsid w:val="002D0864"/>
    <w:rsid w:val="002D167B"/>
    <w:rsid w:val="002D1FD9"/>
    <w:rsid w:val="002D255C"/>
    <w:rsid w:val="002D30CD"/>
    <w:rsid w:val="002D3442"/>
    <w:rsid w:val="002D3932"/>
    <w:rsid w:val="002D3B2F"/>
    <w:rsid w:val="002D3D90"/>
    <w:rsid w:val="002D48B7"/>
    <w:rsid w:val="002D4AE3"/>
    <w:rsid w:val="002D4F23"/>
    <w:rsid w:val="002D510D"/>
    <w:rsid w:val="002D6533"/>
    <w:rsid w:val="002D69FC"/>
    <w:rsid w:val="002D7850"/>
    <w:rsid w:val="002E05F7"/>
    <w:rsid w:val="002E0664"/>
    <w:rsid w:val="002E0C65"/>
    <w:rsid w:val="002E2407"/>
    <w:rsid w:val="002E291B"/>
    <w:rsid w:val="002E2983"/>
    <w:rsid w:val="002E313C"/>
    <w:rsid w:val="002E325C"/>
    <w:rsid w:val="002E4B71"/>
    <w:rsid w:val="002E4FA5"/>
    <w:rsid w:val="002E51DC"/>
    <w:rsid w:val="002E7AAD"/>
    <w:rsid w:val="002E7D76"/>
    <w:rsid w:val="002F08BB"/>
    <w:rsid w:val="002F0F88"/>
    <w:rsid w:val="002F2CA9"/>
    <w:rsid w:val="002F39E6"/>
    <w:rsid w:val="002F3F57"/>
    <w:rsid w:val="002F4123"/>
    <w:rsid w:val="002F4AD7"/>
    <w:rsid w:val="002F708A"/>
    <w:rsid w:val="002F7AE7"/>
    <w:rsid w:val="002F7C9E"/>
    <w:rsid w:val="003004DF"/>
    <w:rsid w:val="00301204"/>
    <w:rsid w:val="00302437"/>
    <w:rsid w:val="003026AD"/>
    <w:rsid w:val="00302E4A"/>
    <w:rsid w:val="0030334D"/>
    <w:rsid w:val="00303687"/>
    <w:rsid w:val="00305260"/>
    <w:rsid w:val="003057FE"/>
    <w:rsid w:val="00306109"/>
    <w:rsid w:val="003065E3"/>
    <w:rsid w:val="00306EAC"/>
    <w:rsid w:val="0030752D"/>
    <w:rsid w:val="00307824"/>
    <w:rsid w:val="003116AA"/>
    <w:rsid w:val="0031187D"/>
    <w:rsid w:val="00311AE2"/>
    <w:rsid w:val="00311B6E"/>
    <w:rsid w:val="00311D2D"/>
    <w:rsid w:val="00312F6D"/>
    <w:rsid w:val="0031381E"/>
    <w:rsid w:val="00314357"/>
    <w:rsid w:val="003144E1"/>
    <w:rsid w:val="003159FB"/>
    <w:rsid w:val="00315D97"/>
    <w:rsid w:val="00316729"/>
    <w:rsid w:val="00316A5D"/>
    <w:rsid w:val="00316C64"/>
    <w:rsid w:val="00317A18"/>
    <w:rsid w:val="00317BAF"/>
    <w:rsid w:val="00320B8A"/>
    <w:rsid w:val="003217F7"/>
    <w:rsid w:val="00321A07"/>
    <w:rsid w:val="00322299"/>
    <w:rsid w:val="00322518"/>
    <w:rsid w:val="003225E0"/>
    <w:rsid w:val="0032312D"/>
    <w:rsid w:val="003232D4"/>
    <w:rsid w:val="003235C8"/>
    <w:rsid w:val="003243A8"/>
    <w:rsid w:val="00324AC1"/>
    <w:rsid w:val="00325219"/>
    <w:rsid w:val="00325355"/>
    <w:rsid w:val="00325413"/>
    <w:rsid w:val="003259D6"/>
    <w:rsid w:val="00325CB2"/>
    <w:rsid w:val="00326249"/>
    <w:rsid w:val="003272A0"/>
    <w:rsid w:val="003305DB"/>
    <w:rsid w:val="003317FC"/>
    <w:rsid w:val="00331C86"/>
    <w:rsid w:val="00331F45"/>
    <w:rsid w:val="00332553"/>
    <w:rsid w:val="0033291D"/>
    <w:rsid w:val="00332956"/>
    <w:rsid w:val="00332D12"/>
    <w:rsid w:val="00333DDF"/>
    <w:rsid w:val="003342B5"/>
    <w:rsid w:val="003346A9"/>
    <w:rsid w:val="00335EE8"/>
    <w:rsid w:val="003366FF"/>
    <w:rsid w:val="00337237"/>
    <w:rsid w:val="00340006"/>
    <w:rsid w:val="00340589"/>
    <w:rsid w:val="003420A2"/>
    <w:rsid w:val="00342B3F"/>
    <w:rsid w:val="00342C29"/>
    <w:rsid w:val="00342E20"/>
    <w:rsid w:val="0034300F"/>
    <w:rsid w:val="00344404"/>
    <w:rsid w:val="00344FBD"/>
    <w:rsid w:val="003452BE"/>
    <w:rsid w:val="00346134"/>
    <w:rsid w:val="0034719E"/>
    <w:rsid w:val="003473A6"/>
    <w:rsid w:val="00347584"/>
    <w:rsid w:val="00347A81"/>
    <w:rsid w:val="00350D8F"/>
    <w:rsid w:val="00351616"/>
    <w:rsid w:val="00353512"/>
    <w:rsid w:val="00353697"/>
    <w:rsid w:val="0035377E"/>
    <w:rsid w:val="003538E4"/>
    <w:rsid w:val="00354DB4"/>
    <w:rsid w:val="00354E4E"/>
    <w:rsid w:val="00354F55"/>
    <w:rsid w:val="0035564A"/>
    <w:rsid w:val="00355C50"/>
    <w:rsid w:val="00356081"/>
    <w:rsid w:val="00357DDE"/>
    <w:rsid w:val="00360727"/>
    <w:rsid w:val="003609CD"/>
    <w:rsid w:val="00360C4A"/>
    <w:rsid w:val="00360DBC"/>
    <w:rsid w:val="0036110D"/>
    <w:rsid w:val="00361CC0"/>
    <w:rsid w:val="00361E4F"/>
    <w:rsid w:val="00361E8B"/>
    <w:rsid w:val="003626FC"/>
    <w:rsid w:val="00362A84"/>
    <w:rsid w:val="00362B8A"/>
    <w:rsid w:val="00362DD6"/>
    <w:rsid w:val="00363062"/>
    <w:rsid w:val="0036459D"/>
    <w:rsid w:val="003655FB"/>
    <w:rsid w:val="00370BAB"/>
    <w:rsid w:val="00373164"/>
    <w:rsid w:val="0037418A"/>
    <w:rsid w:val="00375350"/>
    <w:rsid w:val="0037584E"/>
    <w:rsid w:val="00375F12"/>
    <w:rsid w:val="00376525"/>
    <w:rsid w:val="0037723A"/>
    <w:rsid w:val="003776B1"/>
    <w:rsid w:val="003778D2"/>
    <w:rsid w:val="00377C36"/>
    <w:rsid w:val="003801D3"/>
    <w:rsid w:val="0038028B"/>
    <w:rsid w:val="00380339"/>
    <w:rsid w:val="003807DC"/>
    <w:rsid w:val="00380CE7"/>
    <w:rsid w:val="00380E02"/>
    <w:rsid w:val="00380E0A"/>
    <w:rsid w:val="003818B2"/>
    <w:rsid w:val="00381EED"/>
    <w:rsid w:val="00382AC2"/>
    <w:rsid w:val="00383514"/>
    <w:rsid w:val="003839CD"/>
    <w:rsid w:val="00383B7D"/>
    <w:rsid w:val="00383E25"/>
    <w:rsid w:val="00384436"/>
    <w:rsid w:val="003845DF"/>
    <w:rsid w:val="00385104"/>
    <w:rsid w:val="00385BED"/>
    <w:rsid w:val="003874A8"/>
    <w:rsid w:val="003874B0"/>
    <w:rsid w:val="0038790C"/>
    <w:rsid w:val="00387953"/>
    <w:rsid w:val="0039019B"/>
    <w:rsid w:val="00390CCE"/>
    <w:rsid w:val="00391367"/>
    <w:rsid w:val="00391583"/>
    <w:rsid w:val="00391EDA"/>
    <w:rsid w:val="003921B5"/>
    <w:rsid w:val="0039225A"/>
    <w:rsid w:val="003924C3"/>
    <w:rsid w:val="00392898"/>
    <w:rsid w:val="00393758"/>
    <w:rsid w:val="00393B79"/>
    <w:rsid w:val="00393C82"/>
    <w:rsid w:val="00394240"/>
    <w:rsid w:val="0039469F"/>
    <w:rsid w:val="0039489E"/>
    <w:rsid w:val="00394C66"/>
    <w:rsid w:val="00396A02"/>
    <w:rsid w:val="00397BAF"/>
    <w:rsid w:val="003A0057"/>
    <w:rsid w:val="003A02EC"/>
    <w:rsid w:val="003A0707"/>
    <w:rsid w:val="003A160F"/>
    <w:rsid w:val="003A1646"/>
    <w:rsid w:val="003A1656"/>
    <w:rsid w:val="003A16DB"/>
    <w:rsid w:val="003A1901"/>
    <w:rsid w:val="003A21F6"/>
    <w:rsid w:val="003A2A3F"/>
    <w:rsid w:val="003A2DB0"/>
    <w:rsid w:val="003A3875"/>
    <w:rsid w:val="003A4BE2"/>
    <w:rsid w:val="003A4CAE"/>
    <w:rsid w:val="003A520C"/>
    <w:rsid w:val="003A5CB0"/>
    <w:rsid w:val="003A68B1"/>
    <w:rsid w:val="003A6A2C"/>
    <w:rsid w:val="003A6D10"/>
    <w:rsid w:val="003A70F3"/>
    <w:rsid w:val="003A72F1"/>
    <w:rsid w:val="003A7654"/>
    <w:rsid w:val="003A791A"/>
    <w:rsid w:val="003B0838"/>
    <w:rsid w:val="003B12CF"/>
    <w:rsid w:val="003B1BF6"/>
    <w:rsid w:val="003B2DD2"/>
    <w:rsid w:val="003B3774"/>
    <w:rsid w:val="003B4D93"/>
    <w:rsid w:val="003B5F6B"/>
    <w:rsid w:val="003B6461"/>
    <w:rsid w:val="003B69CD"/>
    <w:rsid w:val="003B6A7B"/>
    <w:rsid w:val="003B6B5D"/>
    <w:rsid w:val="003B7C4D"/>
    <w:rsid w:val="003C048C"/>
    <w:rsid w:val="003C0D34"/>
    <w:rsid w:val="003C26EE"/>
    <w:rsid w:val="003C2761"/>
    <w:rsid w:val="003C28AF"/>
    <w:rsid w:val="003C2A43"/>
    <w:rsid w:val="003C2F1D"/>
    <w:rsid w:val="003C3C20"/>
    <w:rsid w:val="003C3EEE"/>
    <w:rsid w:val="003C4025"/>
    <w:rsid w:val="003C425E"/>
    <w:rsid w:val="003C47FB"/>
    <w:rsid w:val="003C5030"/>
    <w:rsid w:val="003C56FB"/>
    <w:rsid w:val="003C5E1D"/>
    <w:rsid w:val="003C6778"/>
    <w:rsid w:val="003C6A02"/>
    <w:rsid w:val="003C6B2A"/>
    <w:rsid w:val="003C6DBF"/>
    <w:rsid w:val="003C732F"/>
    <w:rsid w:val="003D029B"/>
    <w:rsid w:val="003D09EF"/>
    <w:rsid w:val="003D0AA5"/>
    <w:rsid w:val="003D0E2D"/>
    <w:rsid w:val="003D0F07"/>
    <w:rsid w:val="003D1EBD"/>
    <w:rsid w:val="003D2B6E"/>
    <w:rsid w:val="003D2D64"/>
    <w:rsid w:val="003D2FF0"/>
    <w:rsid w:val="003D3E8A"/>
    <w:rsid w:val="003D4CD0"/>
    <w:rsid w:val="003D5D14"/>
    <w:rsid w:val="003D6949"/>
    <w:rsid w:val="003D6CE3"/>
    <w:rsid w:val="003D710F"/>
    <w:rsid w:val="003D7519"/>
    <w:rsid w:val="003E0D05"/>
    <w:rsid w:val="003E22B7"/>
    <w:rsid w:val="003E24B5"/>
    <w:rsid w:val="003E24E3"/>
    <w:rsid w:val="003E35D5"/>
    <w:rsid w:val="003E4C1F"/>
    <w:rsid w:val="003E5590"/>
    <w:rsid w:val="003F1E07"/>
    <w:rsid w:val="003F33E0"/>
    <w:rsid w:val="003F3615"/>
    <w:rsid w:val="003F3E7E"/>
    <w:rsid w:val="003F42DC"/>
    <w:rsid w:val="003F4C38"/>
    <w:rsid w:val="003F4FD6"/>
    <w:rsid w:val="003F5548"/>
    <w:rsid w:val="003F5C84"/>
    <w:rsid w:val="003F5E9D"/>
    <w:rsid w:val="003F655A"/>
    <w:rsid w:val="003F6B1B"/>
    <w:rsid w:val="003F744E"/>
    <w:rsid w:val="003F7CD4"/>
    <w:rsid w:val="00400BA7"/>
    <w:rsid w:val="00400DC8"/>
    <w:rsid w:val="00400E40"/>
    <w:rsid w:val="0040111D"/>
    <w:rsid w:val="004035AA"/>
    <w:rsid w:val="0040377A"/>
    <w:rsid w:val="00403B37"/>
    <w:rsid w:val="004048FD"/>
    <w:rsid w:val="004057C1"/>
    <w:rsid w:val="00405F2C"/>
    <w:rsid w:val="00406CAD"/>
    <w:rsid w:val="00407561"/>
    <w:rsid w:val="00407C6E"/>
    <w:rsid w:val="00407F9D"/>
    <w:rsid w:val="00411B50"/>
    <w:rsid w:val="00412BCD"/>
    <w:rsid w:val="00412DB2"/>
    <w:rsid w:val="0041319B"/>
    <w:rsid w:val="00413FF0"/>
    <w:rsid w:val="0041525D"/>
    <w:rsid w:val="00415D51"/>
    <w:rsid w:val="004160A6"/>
    <w:rsid w:val="00416779"/>
    <w:rsid w:val="0041731C"/>
    <w:rsid w:val="0042010F"/>
    <w:rsid w:val="00420E42"/>
    <w:rsid w:val="00421ED0"/>
    <w:rsid w:val="0042292D"/>
    <w:rsid w:val="0042397B"/>
    <w:rsid w:val="00423E01"/>
    <w:rsid w:val="0042473A"/>
    <w:rsid w:val="0042537E"/>
    <w:rsid w:val="00425C61"/>
    <w:rsid w:val="00426353"/>
    <w:rsid w:val="00430F1E"/>
    <w:rsid w:val="00431155"/>
    <w:rsid w:val="004343D9"/>
    <w:rsid w:val="00435083"/>
    <w:rsid w:val="00436AF5"/>
    <w:rsid w:val="00436FDE"/>
    <w:rsid w:val="00437597"/>
    <w:rsid w:val="00441571"/>
    <w:rsid w:val="00441977"/>
    <w:rsid w:val="00442BF7"/>
    <w:rsid w:val="00442C20"/>
    <w:rsid w:val="00442D3B"/>
    <w:rsid w:val="004439C1"/>
    <w:rsid w:val="004441E5"/>
    <w:rsid w:val="00444675"/>
    <w:rsid w:val="00444B42"/>
    <w:rsid w:val="0044520B"/>
    <w:rsid w:val="0044584A"/>
    <w:rsid w:val="00445DC6"/>
    <w:rsid w:val="00446185"/>
    <w:rsid w:val="0044649C"/>
    <w:rsid w:val="00446AAD"/>
    <w:rsid w:val="00446E49"/>
    <w:rsid w:val="004504CE"/>
    <w:rsid w:val="00450A81"/>
    <w:rsid w:val="004519F3"/>
    <w:rsid w:val="004520E3"/>
    <w:rsid w:val="0045212F"/>
    <w:rsid w:val="00454E22"/>
    <w:rsid w:val="00455602"/>
    <w:rsid w:val="00455FB6"/>
    <w:rsid w:val="004603B6"/>
    <w:rsid w:val="0046123F"/>
    <w:rsid w:val="00461FDD"/>
    <w:rsid w:val="004620AB"/>
    <w:rsid w:val="00462F25"/>
    <w:rsid w:val="00463186"/>
    <w:rsid w:val="00463C0E"/>
    <w:rsid w:val="00464A69"/>
    <w:rsid w:val="0046540C"/>
    <w:rsid w:val="004664AF"/>
    <w:rsid w:val="00466A5D"/>
    <w:rsid w:val="0046715B"/>
    <w:rsid w:val="004678EC"/>
    <w:rsid w:val="00467B15"/>
    <w:rsid w:val="00470213"/>
    <w:rsid w:val="004703AF"/>
    <w:rsid w:val="004705BD"/>
    <w:rsid w:val="00475364"/>
    <w:rsid w:val="00475717"/>
    <w:rsid w:val="0047574D"/>
    <w:rsid w:val="004770F5"/>
    <w:rsid w:val="004776B6"/>
    <w:rsid w:val="0048085B"/>
    <w:rsid w:val="00481788"/>
    <w:rsid w:val="00481D42"/>
    <w:rsid w:val="00482555"/>
    <w:rsid w:val="0048319B"/>
    <w:rsid w:val="004839FC"/>
    <w:rsid w:val="00484173"/>
    <w:rsid w:val="004845D0"/>
    <w:rsid w:val="004859DB"/>
    <w:rsid w:val="00485B02"/>
    <w:rsid w:val="0048654D"/>
    <w:rsid w:val="0048677F"/>
    <w:rsid w:val="004872C8"/>
    <w:rsid w:val="0049084F"/>
    <w:rsid w:val="00490E37"/>
    <w:rsid w:val="004915DB"/>
    <w:rsid w:val="004916E2"/>
    <w:rsid w:val="004928AB"/>
    <w:rsid w:val="00492FE7"/>
    <w:rsid w:val="004931CB"/>
    <w:rsid w:val="00493446"/>
    <w:rsid w:val="004938F3"/>
    <w:rsid w:val="00493A61"/>
    <w:rsid w:val="00493E24"/>
    <w:rsid w:val="00493F4D"/>
    <w:rsid w:val="0049431A"/>
    <w:rsid w:val="004953F3"/>
    <w:rsid w:val="00495430"/>
    <w:rsid w:val="0049615A"/>
    <w:rsid w:val="004973FB"/>
    <w:rsid w:val="004974E0"/>
    <w:rsid w:val="00497EED"/>
    <w:rsid w:val="004A0332"/>
    <w:rsid w:val="004A1E3C"/>
    <w:rsid w:val="004A2EB7"/>
    <w:rsid w:val="004A3CA0"/>
    <w:rsid w:val="004A590E"/>
    <w:rsid w:val="004A6739"/>
    <w:rsid w:val="004A7307"/>
    <w:rsid w:val="004A79E7"/>
    <w:rsid w:val="004A7E85"/>
    <w:rsid w:val="004B0309"/>
    <w:rsid w:val="004B0868"/>
    <w:rsid w:val="004B2C61"/>
    <w:rsid w:val="004B2FFE"/>
    <w:rsid w:val="004B3491"/>
    <w:rsid w:val="004B3794"/>
    <w:rsid w:val="004B3895"/>
    <w:rsid w:val="004B41CE"/>
    <w:rsid w:val="004B5EDB"/>
    <w:rsid w:val="004B6067"/>
    <w:rsid w:val="004B63ED"/>
    <w:rsid w:val="004B66B4"/>
    <w:rsid w:val="004B67A9"/>
    <w:rsid w:val="004B70B9"/>
    <w:rsid w:val="004B7129"/>
    <w:rsid w:val="004B7856"/>
    <w:rsid w:val="004B7D67"/>
    <w:rsid w:val="004C04AB"/>
    <w:rsid w:val="004C1210"/>
    <w:rsid w:val="004C1691"/>
    <w:rsid w:val="004C18C6"/>
    <w:rsid w:val="004C26D9"/>
    <w:rsid w:val="004C29D9"/>
    <w:rsid w:val="004C2E39"/>
    <w:rsid w:val="004C3135"/>
    <w:rsid w:val="004C4379"/>
    <w:rsid w:val="004C51FA"/>
    <w:rsid w:val="004C67F3"/>
    <w:rsid w:val="004C707B"/>
    <w:rsid w:val="004C752F"/>
    <w:rsid w:val="004D2477"/>
    <w:rsid w:val="004D2A8B"/>
    <w:rsid w:val="004D326A"/>
    <w:rsid w:val="004D359B"/>
    <w:rsid w:val="004D4AE1"/>
    <w:rsid w:val="004D6104"/>
    <w:rsid w:val="004D7B2A"/>
    <w:rsid w:val="004E0B67"/>
    <w:rsid w:val="004E0EF6"/>
    <w:rsid w:val="004E128F"/>
    <w:rsid w:val="004E1E28"/>
    <w:rsid w:val="004E24BE"/>
    <w:rsid w:val="004E384D"/>
    <w:rsid w:val="004E3E0E"/>
    <w:rsid w:val="004E44C0"/>
    <w:rsid w:val="004E4950"/>
    <w:rsid w:val="004E5C59"/>
    <w:rsid w:val="004E6D19"/>
    <w:rsid w:val="004E7283"/>
    <w:rsid w:val="004E7483"/>
    <w:rsid w:val="004E74D1"/>
    <w:rsid w:val="004E7626"/>
    <w:rsid w:val="004E782F"/>
    <w:rsid w:val="004E7AB6"/>
    <w:rsid w:val="004E7E08"/>
    <w:rsid w:val="004F10CE"/>
    <w:rsid w:val="004F1130"/>
    <w:rsid w:val="004F15BF"/>
    <w:rsid w:val="004F173A"/>
    <w:rsid w:val="004F38BB"/>
    <w:rsid w:val="004F4DB1"/>
    <w:rsid w:val="004F5C04"/>
    <w:rsid w:val="004F5D6D"/>
    <w:rsid w:val="004F5F95"/>
    <w:rsid w:val="004F5FA6"/>
    <w:rsid w:val="004F6272"/>
    <w:rsid w:val="004F6B36"/>
    <w:rsid w:val="004F7DDB"/>
    <w:rsid w:val="00500801"/>
    <w:rsid w:val="005012D9"/>
    <w:rsid w:val="00501447"/>
    <w:rsid w:val="00501B56"/>
    <w:rsid w:val="005027F5"/>
    <w:rsid w:val="005029F0"/>
    <w:rsid w:val="00502B7C"/>
    <w:rsid w:val="00503ED0"/>
    <w:rsid w:val="00504118"/>
    <w:rsid w:val="005046CD"/>
    <w:rsid w:val="00504D1E"/>
    <w:rsid w:val="00505A64"/>
    <w:rsid w:val="00505CA2"/>
    <w:rsid w:val="00505FDB"/>
    <w:rsid w:val="00506750"/>
    <w:rsid w:val="0050699B"/>
    <w:rsid w:val="00506AD9"/>
    <w:rsid w:val="00506ED4"/>
    <w:rsid w:val="0050791A"/>
    <w:rsid w:val="00507D5C"/>
    <w:rsid w:val="0051185F"/>
    <w:rsid w:val="00511EAD"/>
    <w:rsid w:val="00512562"/>
    <w:rsid w:val="005128C1"/>
    <w:rsid w:val="00512C59"/>
    <w:rsid w:val="005135B2"/>
    <w:rsid w:val="005135CD"/>
    <w:rsid w:val="00513C1C"/>
    <w:rsid w:val="00513F60"/>
    <w:rsid w:val="005154B2"/>
    <w:rsid w:val="0051567A"/>
    <w:rsid w:val="00515959"/>
    <w:rsid w:val="00515C90"/>
    <w:rsid w:val="005166FD"/>
    <w:rsid w:val="00517119"/>
    <w:rsid w:val="00520561"/>
    <w:rsid w:val="00520AD6"/>
    <w:rsid w:val="0052109B"/>
    <w:rsid w:val="0052147D"/>
    <w:rsid w:val="0052226A"/>
    <w:rsid w:val="005229E8"/>
    <w:rsid w:val="0052440F"/>
    <w:rsid w:val="00524754"/>
    <w:rsid w:val="00525BF6"/>
    <w:rsid w:val="00526393"/>
    <w:rsid w:val="005274E7"/>
    <w:rsid w:val="00530665"/>
    <w:rsid w:val="00530B90"/>
    <w:rsid w:val="00531066"/>
    <w:rsid w:val="00531ECE"/>
    <w:rsid w:val="005332AB"/>
    <w:rsid w:val="00535357"/>
    <w:rsid w:val="005354E5"/>
    <w:rsid w:val="005359FE"/>
    <w:rsid w:val="00535C0B"/>
    <w:rsid w:val="00535EFF"/>
    <w:rsid w:val="00536BF4"/>
    <w:rsid w:val="00536C39"/>
    <w:rsid w:val="00536F55"/>
    <w:rsid w:val="005379F2"/>
    <w:rsid w:val="00540241"/>
    <w:rsid w:val="0054029B"/>
    <w:rsid w:val="00540B8B"/>
    <w:rsid w:val="00541123"/>
    <w:rsid w:val="00541C19"/>
    <w:rsid w:val="00541E0F"/>
    <w:rsid w:val="00542950"/>
    <w:rsid w:val="00542B0D"/>
    <w:rsid w:val="00542E28"/>
    <w:rsid w:val="00542F5A"/>
    <w:rsid w:val="00545D25"/>
    <w:rsid w:val="00546593"/>
    <w:rsid w:val="00547AC7"/>
    <w:rsid w:val="00550325"/>
    <w:rsid w:val="0055063A"/>
    <w:rsid w:val="00551992"/>
    <w:rsid w:val="005526AE"/>
    <w:rsid w:val="00552815"/>
    <w:rsid w:val="00552A11"/>
    <w:rsid w:val="00553932"/>
    <w:rsid w:val="005541A2"/>
    <w:rsid w:val="005546D0"/>
    <w:rsid w:val="00554A55"/>
    <w:rsid w:val="005550DA"/>
    <w:rsid w:val="00555572"/>
    <w:rsid w:val="0055599D"/>
    <w:rsid w:val="0056152C"/>
    <w:rsid w:val="005616B4"/>
    <w:rsid w:val="00561A19"/>
    <w:rsid w:val="00562001"/>
    <w:rsid w:val="00562294"/>
    <w:rsid w:val="0056316F"/>
    <w:rsid w:val="00563791"/>
    <w:rsid w:val="00563C04"/>
    <w:rsid w:val="005647E1"/>
    <w:rsid w:val="00564914"/>
    <w:rsid w:val="00565956"/>
    <w:rsid w:val="00565B71"/>
    <w:rsid w:val="00566137"/>
    <w:rsid w:val="00566D4E"/>
    <w:rsid w:val="0056774B"/>
    <w:rsid w:val="005677CB"/>
    <w:rsid w:val="00567F29"/>
    <w:rsid w:val="005701EC"/>
    <w:rsid w:val="00572751"/>
    <w:rsid w:val="00572923"/>
    <w:rsid w:val="00572BFF"/>
    <w:rsid w:val="00573811"/>
    <w:rsid w:val="0057398C"/>
    <w:rsid w:val="005739DA"/>
    <w:rsid w:val="0057453C"/>
    <w:rsid w:val="0057470A"/>
    <w:rsid w:val="005756D6"/>
    <w:rsid w:val="0057595A"/>
    <w:rsid w:val="0057680A"/>
    <w:rsid w:val="00577181"/>
    <w:rsid w:val="005776CD"/>
    <w:rsid w:val="00577ABA"/>
    <w:rsid w:val="00577CD4"/>
    <w:rsid w:val="005802AC"/>
    <w:rsid w:val="00580528"/>
    <w:rsid w:val="00580FBD"/>
    <w:rsid w:val="00581044"/>
    <w:rsid w:val="005812BB"/>
    <w:rsid w:val="005819D6"/>
    <w:rsid w:val="00581AB8"/>
    <w:rsid w:val="00581E78"/>
    <w:rsid w:val="00581F90"/>
    <w:rsid w:val="005826E7"/>
    <w:rsid w:val="0058317D"/>
    <w:rsid w:val="0058357C"/>
    <w:rsid w:val="00583C36"/>
    <w:rsid w:val="00583C8A"/>
    <w:rsid w:val="005845B0"/>
    <w:rsid w:val="005849FF"/>
    <w:rsid w:val="00585F43"/>
    <w:rsid w:val="00586181"/>
    <w:rsid w:val="0058693E"/>
    <w:rsid w:val="00586D75"/>
    <w:rsid w:val="0058753E"/>
    <w:rsid w:val="0059130B"/>
    <w:rsid w:val="005917D8"/>
    <w:rsid w:val="00591D9D"/>
    <w:rsid w:val="00592A0D"/>
    <w:rsid w:val="00594540"/>
    <w:rsid w:val="00594993"/>
    <w:rsid w:val="00594DEC"/>
    <w:rsid w:val="0059540C"/>
    <w:rsid w:val="0059558F"/>
    <w:rsid w:val="005959F5"/>
    <w:rsid w:val="00595D18"/>
    <w:rsid w:val="00595D7D"/>
    <w:rsid w:val="00595F7E"/>
    <w:rsid w:val="00596208"/>
    <w:rsid w:val="005976D7"/>
    <w:rsid w:val="00597CC5"/>
    <w:rsid w:val="005A0192"/>
    <w:rsid w:val="005A144E"/>
    <w:rsid w:val="005A1AC6"/>
    <w:rsid w:val="005A1F85"/>
    <w:rsid w:val="005A27E2"/>
    <w:rsid w:val="005A35BA"/>
    <w:rsid w:val="005A38BD"/>
    <w:rsid w:val="005A4069"/>
    <w:rsid w:val="005A640E"/>
    <w:rsid w:val="005A6545"/>
    <w:rsid w:val="005A6635"/>
    <w:rsid w:val="005A7A93"/>
    <w:rsid w:val="005B060D"/>
    <w:rsid w:val="005B1AB6"/>
    <w:rsid w:val="005B258D"/>
    <w:rsid w:val="005B33D7"/>
    <w:rsid w:val="005B3660"/>
    <w:rsid w:val="005B3BB1"/>
    <w:rsid w:val="005B4014"/>
    <w:rsid w:val="005B4209"/>
    <w:rsid w:val="005B49E4"/>
    <w:rsid w:val="005B5065"/>
    <w:rsid w:val="005B53F6"/>
    <w:rsid w:val="005B5E19"/>
    <w:rsid w:val="005B5F7E"/>
    <w:rsid w:val="005B626D"/>
    <w:rsid w:val="005B79BF"/>
    <w:rsid w:val="005B7FE6"/>
    <w:rsid w:val="005C033C"/>
    <w:rsid w:val="005C05FA"/>
    <w:rsid w:val="005C0C5F"/>
    <w:rsid w:val="005C1945"/>
    <w:rsid w:val="005C19BB"/>
    <w:rsid w:val="005C1F8C"/>
    <w:rsid w:val="005C23F4"/>
    <w:rsid w:val="005C37D6"/>
    <w:rsid w:val="005C4961"/>
    <w:rsid w:val="005C7FB4"/>
    <w:rsid w:val="005D0D32"/>
    <w:rsid w:val="005D0FF2"/>
    <w:rsid w:val="005D1A91"/>
    <w:rsid w:val="005D1AC9"/>
    <w:rsid w:val="005D2908"/>
    <w:rsid w:val="005D324E"/>
    <w:rsid w:val="005D49E7"/>
    <w:rsid w:val="005D518E"/>
    <w:rsid w:val="005D72A6"/>
    <w:rsid w:val="005D78B1"/>
    <w:rsid w:val="005E0C03"/>
    <w:rsid w:val="005E1850"/>
    <w:rsid w:val="005E3B5A"/>
    <w:rsid w:val="005E3B9B"/>
    <w:rsid w:val="005E441B"/>
    <w:rsid w:val="005E4D93"/>
    <w:rsid w:val="005E557A"/>
    <w:rsid w:val="005E7567"/>
    <w:rsid w:val="005E7DA4"/>
    <w:rsid w:val="005E7E40"/>
    <w:rsid w:val="005F124D"/>
    <w:rsid w:val="005F1588"/>
    <w:rsid w:val="005F1E4D"/>
    <w:rsid w:val="005F357E"/>
    <w:rsid w:val="005F3C77"/>
    <w:rsid w:val="005F3CBB"/>
    <w:rsid w:val="005F3F5C"/>
    <w:rsid w:val="005F481E"/>
    <w:rsid w:val="005F491B"/>
    <w:rsid w:val="005F49DF"/>
    <w:rsid w:val="005F4D4E"/>
    <w:rsid w:val="005F588E"/>
    <w:rsid w:val="005F5DC3"/>
    <w:rsid w:val="005F5FD6"/>
    <w:rsid w:val="005F6ABF"/>
    <w:rsid w:val="005F7C9D"/>
    <w:rsid w:val="005F7D7F"/>
    <w:rsid w:val="00600CBD"/>
    <w:rsid w:val="00600CC8"/>
    <w:rsid w:val="00600D4A"/>
    <w:rsid w:val="006010A4"/>
    <w:rsid w:val="00601613"/>
    <w:rsid w:val="00601923"/>
    <w:rsid w:val="006025D3"/>
    <w:rsid w:val="0060348B"/>
    <w:rsid w:val="00604804"/>
    <w:rsid w:val="00604901"/>
    <w:rsid w:val="00604E86"/>
    <w:rsid w:val="006056F2"/>
    <w:rsid w:val="0060604C"/>
    <w:rsid w:val="006061F0"/>
    <w:rsid w:val="00606CC5"/>
    <w:rsid w:val="0060759A"/>
    <w:rsid w:val="00607CCF"/>
    <w:rsid w:val="00607EEA"/>
    <w:rsid w:val="00610315"/>
    <w:rsid w:val="00610CE3"/>
    <w:rsid w:val="00612192"/>
    <w:rsid w:val="006125E3"/>
    <w:rsid w:val="00613591"/>
    <w:rsid w:val="006137FD"/>
    <w:rsid w:val="00614258"/>
    <w:rsid w:val="0061469B"/>
    <w:rsid w:val="00615A2D"/>
    <w:rsid w:val="00615A38"/>
    <w:rsid w:val="006163F2"/>
    <w:rsid w:val="00616B97"/>
    <w:rsid w:val="00616F4C"/>
    <w:rsid w:val="0061729C"/>
    <w:rsid w:val="0061754C"/>
    <w:rsid w:val="00617757"/>
    <w:rsid w:val="00617BF0"/>
    <w:rsid w:val="00621ED1"/>
    <w:rsid w:val="00622C22"/>
    <w:rsid w:val="00622F3B"/>
    <w:rsid w:val="006237D6"/>
    <w:rsid w:val="00625287"/>
    <w:rsid w:val="00625EDA"/>
    <w:rsid w:val="00626DAF"/>
    <w:rsid w:val="00627727"/>
    <w:rsid w:val="006321C1"/>
    <w:rsid w:val="00633929"/>
    <w:rsid w:val="00633C1A"/>
    <w:rsid w:val="00634CAB"/>
    <w:rsid w:val="006368DF"/>
    <w:rsid w:val="00637310"/>
    <w:rsid w:val="00637AC9"/>
    <w:rsid w:val="00637FB2"/>
    <w:rsid w:val="00637FB4"/>
    <w:rsid w:val="00637FD5"/>
    <w:rsid w:val="00640383"/>
    <w:rsid w:val="00640646"/>
    <w:rsid w:val="00640F13"/>
    <w:rsid w:val="00640FAA"/>
    <w:rsid w:val="00642A43"/>
    <w:rsid w:val="00642ED8"/>
    <w:rsid w:val="00643172"/>
    <w:rsid w:val="006452E7"/>
    <w:rsid w:val="0064551D"/>
    <w:rsid w:val="00645E2C"/>
    <w:rsid w:val="00646658"/>
    <w:rsid w:val="00647483"/>
    <w:rsid w:val="00647E0B"/>
    <w:rsid w:val="0065034C"/>
    <w:rsid w:val="00650729"/>
    <w:rsid w:val="00651D08"/>
    <w:rsid w:val="00651E3C"/>
    <w:rsid w:val="006525C5"/>
    <w:rsid w:val="00655872"/>
    <w:rsid w:val="00655FD2"/>
    <w:rsid w:val="0065606C"/>
    <w:rsid w:val="006579E2"/>
    <w:rsid w:val="00657BB5"/>
    <w:rsid w:val="0066034B"/>
    <w:rsid w:val="00660B76"/>
    <w:rsid w:val="00660E69"/>
    <w:rsid w:val="006613F4"/>
    <w:rsid w:val="00661754"/>
    <w:rsid w:val="00661E5D"/>
    <w:rsid w:val="00662665"/>
    <w:rsid w:val="00662B15"/>
    <w:rsid w:val="006630AA"/>
    <w:rsid w:val="00663FE1"/>
    <w:rsid w:val="00664096"/>
    <w:rsid w:val="0066533A"/>
    <w:rsid w:val="00665BEC"/>
    <w:rsid w:val="0066660F"/>
    <w:rsid w:val="00667C77"/>
    <w:rsid w:val="00670B1F"/>
    <w:rsid w:val="00670E6B"/>
    <w:rsid w:val="0067194E"/>
    <w:rsid w:val="00671B0D"/>
    <w:rsid w:val="00671DBA"/>
    <w:rsid w:val="006727AB"/>
    <w:rsid w:val="00672DEE"/>
    <w:rsid w:val="00673451"/>
    <w:rsid w:val="00673E2A"/>
    <w:rsid w:val="00673E63"/>
    <w:rsid w:val="0067478C"/>
    <w:rsid w:val="00674A16"/>
    <w:rsid w:val="00674A99"/>
    <w:rsid w:val="00674D93"/>
    <w:rsid w:val="00675685"/>
    <w:rsid w:val="00675FF6"/>
    <w:rsid w:val="00676824"/>
    <w:rsid w:val="006770D2"/>
    <w:rsid w:val="00677463"/>
    <w:rsid w:val="00677C95"/>
    <w:rsid w:val="00680142"/>
    <w:rsid w:val="00680A4B"/>
    <w:rsid w:val="006811F4"/>
    <w:rsid w:val="00681371"/>
    <w:rsid w:val="00681905"/>
    <w:rsid w:val="00682A28"/>
    <w:rsid w:val="00682EF3"/>
    <w:rsid w:val="0068408C"/>
    <w:rsid w:val="00684D9D"/>
    <w:rsid w:val="00685272"/>
    <w:rsid w:val="00685FAB"/>
    <w:rsid w:val="00686654"/>
    <w:rsid w:val="00686812"/>
    <w:rsid w:val="00686822"/>
    <w:rsid w:val="00686E4D"/>
    <w:rsid w:val="00687345"/>
    <w:rsid w:val="00690BA2"/>
    <w:rsid w:val="00690C80"/>
    <w:rsid w:val="00691F13"/>
    <w:rsid w:val="00692B91"/>
    <w:rsid w:val="0069374F"/>
    <w:rsid w:val="006946FB"/>
    <w:rsid w:val="006969A5"/>
    <w:rsid w:val="00696B73"/>
    <w:rsid w:val="006971A3"/>
    <w:rsid w:val="0069743B"/>
    <w:rsid w:val="00697712"/>
    <w:rsid w:val="00697C43"/>
    <w:rsid w:val="00697D3B"/>
    <w:rsid w:val="006A05E6"/>
    <w:rsid w:val="006A091B"/>
    <w:rsid w:val="006A0ED4"/>
    <w:rsid w:val="006A1174"/>
    <w:rsid w:val="006A2209"/>
    <w:rsid w:val="006A31DE"/>
    <w:rsid w:val="006A31ED"/>
    <w:rsid w:val="006A3B3D"/>
    <w:rsid w:val="006A4379"/>
    <w:rsid w:val="006A582C"/>
    <w:rsid w:val="006A588F"/>
    <w:rsid w:val="006A6554"/>
    <w:rsid w:val="006A675F"/>
    <w:rsid w:val="006A74B6"/>
    <w:rsid w:val="006B0BFE"/>
    <w:rsid w:val="006B0F06"/>
    <w:rsid w:val="006B2369"/>
    <w:rsid w:val="006B250F"/>
    <w:rsid w:val="006B2F55"/>
    <w:rsid w:val="006B38A8"/>
    <w:rsid w:val="006B4102"/>
    <w:rsid w:val="006B5131"/>
    <w:rsid w:val="006B73C4"/>
    <w:rsid w:val="006B753A"/>
    <w:rsid w:val="006B780C"/>
    <w:rsid w:val="006B7BCF"/>
    <w:rsid w:val="006C00BA"/>
    <w:rsid w:val="006C044F"/>
    <w:rsid w:val="006C0632"/>
    <w:rsid w:val="006C1015"/>
    <w:rsid w:val="006C19FB"/>
    <w:rsid w:val="006C1C3A"/>
    <w:rsid w:val="006C30B0"/>
    <w:rsid w:val="006C36A8"/>
    <w:rsid w:val="006C459B"/>
    <w:rsid w:val="006C536E"/>
    <w:rsid w:val="006C5F5F"/>
    <w:rsid w:val="006C649C"/>
    <w:rsid w:val="006C65C1"/>
    <w:rsid w:val="006C6DC2"/>
    <w:rsid w:val="006C7026"/>
    <w:rsid w:val="006C723A"/>
    <w:rsid w:val="006C78CE"/>
    <w:rsid w:val="006D048A"/>
    <w:rsid w:val="006D0762"/>
    <w:rsid w:val="006D1753"/>
    <w:rsid w:val="006D3813"/>
    <w:rsid w:val="006D58B0"/>
    <w:rsid w:val="006D680D"/>
    <w:rsid w:val="006D68C6"/>
    <w:rsid w:val="006D6D20"/>
    <w:rsid w:val="006D7352"/>
    <w:rsid w:val="006E0794"/>
    <w:rsid w:val="006E0B4C"/>
    <w:rsid w:val="006E0FAF"/>
    <w:rsid w:val="006E2B52"/>
    <w:rsid w:val="006E2B60"/>
    <w:rsid w:val="006E2ED4"/>
    <w:rsid w:val="006E4872"/>
    <w:rsid w:val="006E5189"/>
    <w:rsid w:val="006E5402"/>
    <w:rsid w:val="006E5D29"/>
    <w:rsid w:val="006E60DE"/>
    <w:rsid w:val="006E6BD2"/>
    <w:rsid w:val="006E7248"/>
    <w:rsid w:val="006E7B3C"/>
    <w:rsid w:val="006E7BD6"/>
    <w:rsid w:val="006F02F0"/>
    <w:rsid w:val="006F1183"/>
    <w:rsid w:val="006F16BB"/>
    <w:rsid w:val="006F17BE"/>
    <w:rsid w:val="006F299A"/>
    <w:rsid w:val="006F3A02"/>
    <w:rsid w:val="006F458E"/>
    <w:rsid w:val="006F49A5"/>
    <w:rsid w:val="006F4C2E"/>
    <w:rsid w:val="006F5A56"/>
    <w:rsid w:val="006F5C34"/>
    <w:rsid w:val="006F6489"/>
    <w:rsid w:val="006F65FA"/>
    <w:rsid w:val="006F7095"/>
    <w:rsid w:val="006F784A"/>
    <w:rsid w:val="006F798A"/>
    <w:rsid w:val="00700165"/>
    <w:rsid w:val="00700818"/>
    <w:rsid w:val="00700981"/>
    <w:rsid w:val="0070099F"/>
    <w:rsid w:val="007011A5"/>
    <w:rsid w:val="007016CE"/>
    <w:rsid w:val="00701B14"/>
    <w:rsid w:val="00701D10"/>
    <w:rsid w:val="00701DCD"/>
    <w:rsid w:val="00702676"/>
    <w:rsid w:val="00702F75"/>
    <w:rsid w:val="0070322A"/>
    <w:rsid w:val="007038D4"/>
    <w:rsid w:val="007048C4"/>
    <w:rsid w:val="007049FB"/>
    <w:rsid w:val="007058C7"/>
    <w:rsid w:val="00707172"/>
    <w:rsid w:val="0070740B"/>
    <w:rsid w:val="0070759E"/>
    <w:rsid w:val="00707A10"/>
    <w:rsid w:val="00707B12"/>
    <w:rsid w:val="00707CCA"/>
    <w:rsid w:val="007100B7"/>
    <w:rsid w:val="007105AF"/>
    <w:rsid w:val="0071083C"/>
    <w:rsid w:val="007113B6"/>
    <w:rsid w:val="00711EC2"/>
    <w:rsid w:val="00712D35"/>
    <w:rsid w:val="007133DD"/>
    <w:rsid w:val="00713FED"/>
    <w:rsid w:val="0071400E"/>
    <w:rsid w:val="007141C4"/>
    <w:rsid w:val="0071523F"/>
    <w:rsid w:val="0071593F"/>
    <w:rsid w:val="00716C6B"/>
    <w:rsid w:val="00716ECD"/>
    <w:rsid w:val="0071771E"/>
    <w:rsid w:val="00717768"/>
    <w:rsid w:val="0071784B"/>
    <w:rsid w:val="007179D0"/>
    <w:rsid w:val="007200FD"/>
    <w:rsid w:val="0072183F"/>
    <w:rsid w:val="007221ED"/>
    <w:rsid w:val="007224FA"/>
    <w:rsid w:val="00722C13"/>
    <w:rsid w:val="007234C9"/>
    <w:rsid w:val="007239D5"/>
    <w:rsid w:val="00724576"/>
    <w:rsid w:val="007245CE"/>
    <w:rsid w:val="00725542"/>
    <w:rsid w:val="007258E6"/>
    <w:rsid w:val="00725CF7"/>
    <w:rsid w:val="0072617B"/>
    <w:rsid w:val="0072629B"/>
    <w:rsid w:val="00726698"/>
    <w:rsid w:val="00727342"/>
    <w:rsid w:val="00727DA7"/>
    <w:rsid w:val="00730577"/>
    <w:rsid w:val="007305E3"/>
    <w:rsid w:val="00731421"/>
    <w:rsid w:val="00731B16"/>
    <w:rsid w:val="007324D7"/>
    <w:rsid w:val="00732C45"/>
    <w:rsid w:val="00733A63"/>
    <w:rsid w:val="007341C1"/>
    <w:rsid w:val="0073420C"/>
    <w:rsid w:val="007344E4"/>
    <w:rsid w:val="00735243"/>
    <w:rsid w:val="007356AE"/>
    <w:rsid w:val="00735DF2"/>
    <w:rsid w:val="00737390"/>
    <w:rsid w:val="0073771E"/>
    <w:rsid w:val="00737778"/>
    <w:rsid w:val="00737FF6"/>
    <w:rsid w:val="00740757"/>
    <w:rsid w:val="00740875"/>
    <w:rsid w:val="007415E9"/>
    <w:rsid w:val="00742373"/>
    <w:rsid w:val="00742906"/>
    <w:rsid w:val="00743659"/>
    <w:rsid w:val="007440D0"/>
    <w:rsid w:val="007442C5"/>
    <w:rsid w:val="00744830"/>
    <w:rsid w:val="007457DB"/>
    <w:rsid w:val="007459D5"/>
    <w:rsid w:val="007469B2"/>
    <w:rsid w:val="00747EFC"/>
    <w:rsid w:val="0075073C"/>
    <w:rsid w:val="00750FBC"/>
    <w:rsid w:val="00751EFA"/>
    <w:rsid w:val="00751FD9"/>
    <w:rsid w:val="007522B4"/>
    <w:rsid w:val="007526D3"/>
    <w:rsid w:val="007526DF"/>
    <w:rsid w:val="007526F5"/>
    <w:rsid w:val="0075282B"/>
    <w:rsid w:val="007541A9"/>
    <w:rsid w:val="0075493D"/>
    <w:rsid w:val="00754A56"/>
    <w:rsid w:val="0075522D"/>
    <w:rsid w:val="0075540D"/>
    <w:rsid w:val="007559FD"/>
    <w:rsid w:val="007564C7"/>
    <w:rsid w:val="007566C7"/>
    <w:rsid w:val="00756D39"/>
    <w:rsid w:val="007575E0"/>
    <w:rsid w:val="00757685"/>
    <w:rsid w:val="007576B8"/>
    <w:rsid w:val="007579F7"/>
    <w:rsid w:val="00760725"/>
    <w:rsid w:val="0076313F"/>
    <w:rsid w:val="00765044"/>
    <w:rsid w:val="00765A2E"/>
    <w:rsid w:val="00765C9D"/>
    <w:rsid w:val="00765CD3"/>
    <w:rsid w:val="0076636E"/>
    <w:rsid w:val="00770F4E"/>
    <w:rsid w:val="00771600"/>
    <w:rsid w:val="00771A79"/>
    <w:rsid w:val="00772698"/>
    <w:rsid w:val="00773125"/>
    <w:rsid w:val="00774776"/>
    <w:rsid w:val="0077493E"/>
    <w:rsid w:val="0077502C"/>
    <w:rsid w:val="0077584D"/>
    <w:rsid w:val="00775F70"/>
    <w:rsid w:val="0077679F"/>
    <w:rsid w:val="00776D10"/>
    <w:rsid w:val="00776F2B"/>
    <w:rsid w:val="00777760"/>
    <w:rsid w:val="0077791E"/>
    <w:rsid w:val="00777D6E"/>
    <w:rsid w:val="007802B6"/>
    <w:rsid w:val="00781731"/>
    <w:rsid w:val="00781771"/>
    <w:rsid w:val="00782728"/>
    <w:rsid w:val="00782ED2"/>
    <w:rsid w:val="0078389B"/>
    <w:rsid w:val="00783937"/>
    <w:rsid w:val="00783E6A"/>
    <w:rsid w:val="00784169"/>
    <w:rsid w:val="007848C5"/>
    <w:rsid w:val="00784BD6"/>
    <w:rsid w:val="0079015E"/>
    <w:rsid w:val="00790AA4"/>
    <w:rsid w:val="007910C5"/>
    <w:rsid w:val="00791757"/>
    <w:rsid w:val="0079223A"/>
    <w:rsid w:val="00792BBB"/>
    <w:rsid w:val="00792E21"/>
    <w:rsid w:val="007935C0"/>
    <w:rsid w:val="00795418"/>
    <w:rsid w:val="00795ABA"/>
    <w:rsid w:val="007962A7"/>
    <w:rsid w:val="00796DA4"/>
    <w:rsid w:val="00796F19"/>
    <w:rsid w:val="007A1082"/>
    <w:rsid w:val="007A1722"/>
    <w:rsid w:val="007A22E8"/>
    <w:rsid w:val="007A3530"/>
    <w:rsid w:val="007A3616"/>
    <w:rsid w:val="007A3862"/>
    <w:rsid w:val="007A3B7E"/>
    <w:rsid w:val="007A45E3"/>
    <w:rsid w:val="007A477C"/>
    <w:rsid w:val="007A612F"/>
    <w:rsid w:val="007A6682"/>
    <w:rsid w:val="007A68C4"/>
    <w:rsid w:val="007A724C"/>
    <w:rsid w:val="007A75AB"/>
    <w:rsid w:val="007A781F"/>
    <w:rsid w:val="007A7EEB"/>
    <w:rsid w:val="007A7F6E"/>
    <w:rsid w:val="007B00B5"/>
    <w:rsid w:val="007B0135"/>
    <w:rsid w:val="007B0868"/>
    <w:rsid w:val="007B32FA"/>
    <w:rsid w:val="007B37FC"/>
    <w:rsid w:val="007B3CD2"/>
    <w:rsid w:val="007B3D4B"/>
    <w:rsid w:val="007B439D"/>
    <w:rsid w:val="007B4C21"/>
    <w:rsid w:val="007B69BF"/>
    <w:rsid w:val="007B6E64"/>
    <w:rsid w:val="007B74F4"/>
    <w:rsid w:val="007C08A5"/>
    <w:rsid w:val="007C0CF2"/>
    <w:rsid w:val="007C1146"/>
    <w:rsid w:val="007C288B"/>
    <w:rsid w:val="007C2B10"/>
    <w:rsid w:val="007C3CFC"/>
    <w:rsid w:val="007C4FD0"/>
    <w:rsid w:val="007C60F6"/>
    <w:rsid w:val="007C6166"/>
    <w:rsid w:val="007C6DB0"/>
    <w:rsid w:val="007C72A2"/>
    <w:rsid w:val="007C7B64"/>
    <w:rsid w:val="007C7D4A"/>
    <w:rsid w:val="007C7FCE"/>
    <w:rsid w:val="007D04B7"/>
    <w:rsid w:val="007D2260"/>
    <w:rsid w:val="007D22E4"/>
    <w:rsid w:val="007D273C"/>
    <w:rsid w:val="007D376E"/>
    <w:rsid w:val="007D3873"/>
    <w:rsid w:val="007D3987"/>
    <w:rsid w:val="007D3A15"/>
    <w:rsid w:val="007D3E82"/>
    <w:rsid w:val="007D45B9"/>
    <w:rsid w:val="007D47BE"/>
    <w:rsid w:val="007D5231"/>
    <w:rsid w:val="007D670C"/>
    <w:rsid w:val="007D6B49"/>
    <w:rsid w:val="007D6BD2"/>
    <w:rsid w:val="007D776E"/>
    <w:rsid w:val="007D7FB0"/>
    <w:rsid w:val="007E0433"/>
    <w:rsid w:val="007E0BB5"/>
    <w:rsid w:val="007E11E6"/>
    <w:rsid w:val="007E1708"/>
    <w:rsid w:val="007E186A"/>
    <w:rsid w:val="007E19FF"/>
    <w:rsid w:val="007E2C5E"/>
    <w:rsid w:val="007E2D28"/>
    <w:rsid w:val="007E3654"/>
    <w:rsid w:val="007E40E2"/>
    <w:rsid w:val="007E434F"/>
    <w:rsid w:val="007E50DA"/>
    <w:rsid w:val="007E52F6"/>
    <w:rsid w:val="007E52F7"/>
    <w:rsid w:val="007E5897"/>
    <w:rsid w:val="007E5C0C"/>
    <w:rsid w:val="007E6513"/>
    <w:rsid w:val="007E68F4"/>
    <w:rsid w:val="007E76B2"/>
    <w:rsid w:val="007F062A"/>
    <w:rsid w:val="007F07EB"/>
    <w:rsid w:val="007F08EA"/>
    <w:rsid w:val="007F2F2C"/>
    <w:rsid w:val="007F4193"/>
    <w:rsid w:val="007F4B71"/>
    <w:rsid w:val="007F7D0F"/>
    <w:rsid w:val="00800E3D"/>
    <w:rsid w:val="00803501"/>
    <w:rsid w:val="00803D34"/>
    <w:rsid w:val="0080414C"/>
    <w:rsid w:val="0080424C"/>
    <w:rsid w:val="00804ECA"/>
    <w:rsid w:val="008055C1"/>
    <w:rsid w:val="00805CD8"/>
    <w:rsid w:val="00805DE3"/>
    <w:rsid w:val="00806A6C"/>
    <w:rsid w:val="00810342"/>
    <w:rsid w:val="00812905"/>
    <w:rsid w:val="00812A08"/>
    <w:rsid w:val="0081361B"/>
    <w:rsid w:val="00813EE0"/>
    <w:rsid w:val="008141DC"/>
    <w:rsid w:val="00814D4F"/>
    <w:rsid w:val="008150C3"/>
    <w:rsid w:val="008154AB"/>
    <w:rsid w:val="0081559C"/>
    <w:rsid w:val="00815D8A"/>
    <w:rsid w:val="0081664A"/>
    <w:rsid w:val="008201B8"/>
    <w:rsid w:val="00820871"/>
    <w:rsid w:val="00820974"/>
    <w:rsid w:val="00820F1D"/>
    <w:rsid w:val="0082126B"/>
    <w:rsid w:val="0082208F"/>
    <w:rsid w:val="00822C96"/>
    <w:rsid w:val="00823092"/>
    <w:rsid w:val="0082377D"/>
    <w:rsid w:val="008249DA"/>
    <w:rsid w:val="00824AE3"/>
    <w:rsid w:val="00824E52"/>
    <w:rsid w:val="00827189"/>
    <w:rsid w:val="0083123E"/>
    <w:rsid w:val="0083158A"/>
    <w:rsid w:val="008320AC"/>
    <w:rsid w:val="00832676"/>
    <w:rsid w:val="0083281A"/>
    <w:rsid w:val="008328BC"/>
    <w:rsid w:val="00832B8F"/>
    <w:rsid w:val="00832D54"/>
    <w:rsid w:val="00832F88"/>
    <w:rsid w:val="00834299"/>
    <w:rsid w:val="00834569"/>
    <w:rsid w:val="00834606"/>
    <w:rsid w:val="00834F76"/>
    <w:rsid w:val="008351EA"/>
    <w:rsid w:val="008352E9"/>
    <w:rsid w:val="0083730C"/>
    <w:rsid w:val="00837BA7"/>
    <w:rsid w:val="00837BC4"/>
    <w:rsid w:val="00837CB8"/>
    <w:rsid w:val="008400C5"/>
    <w:rsid w:val="0084051E"/>
    <w:rsid w:val="00841409"/>
    <w:rsid w:val="00842139"/>
    <w:rsid w:val="00842993"/>
    <w:rsid w:val="00843775"/>
    <w:rsid w:val="008439EB"/>
    <w:rsid w:val="00845317"/>
    <w:rsid w:val="00845D61"/>
    <w:rsid w:val="00847F2A"/>
    <w:rsid w:val="00850173"/>
    <w:rsid w:val="008507FA"/>
    <w:rsid w:val="00850A33"/>
    <w:rsid w:val="008513B6"/>
    <w:rsid w:val="008513C2"/>
    <w:rsid w:val="0085185D"/>
    <w:rsid w:val="008519C9"/>
    <w:rsid w:val="00851EBD"/>
    <w:rsid w:val="00852747"/>
    <w:rsid w:val="00852DDD"/>
    <w:rsid w:val="00853432"/>
    <w:rsid w:val="008553D5"/>
    <w:rsid w:val="008556E4"/>
    <w:rsid w:val="00855BAB"/>
    <w:rsid w:val="00855DA3"/>
    <w:rsid w:val="00855E2D"/>
    <w:rsid w:val="00856E7A"/>
    <w:rsid w:val="008577D6"/>
    <w:rsid w:val="00860A97"/>
    <w:rsid w:val="008618CC"/>
    <w:rsid w:val="0086256F"/>
    <w:rsid w:val="00863852"/>
    <w:rsid w:val="008639F2"/>
    <w:rsid w:val="00864102"/>
    <w:rsid w:val="00864424"/>
    <w:rsid w:val="00864781"/>
    <w:rsid w:val="008660A8"/>
    <w:rsid w:val="00866791"/>
    <w:rsid w:val="00866D7D"/>
    <w:rsid w:val="0087018A"/>
    <w:rsid w:val="00870BE3"/>
    <w:rsid w:val="00870E3B"/>
    <w:rsid w:val="008713D4"/>
    <w:rsid w:val="00871C20"/>
    <w:rsid w:val="00871EA9"/>
    <w:rsid w:val="00872119"/>
    <w:rsid w:val="00872CDF"/>
    <w:rsid w:val="00872F2D"/>
    <w:rsid w:val="00874D83"/>
    <w:rsid w:val="008756A7"/>
    <w:rsid w:val="00875AA5"/>
    <w:rsid w:val="008764B4"/>
    <w:rsid w:val="00876AF6"/>
    <w:rsid w:val="00876B9A"/>
    <w:rsid w:val="00876FA9"/>
    <w:rsid w:val="00877385"/>
    <w:rsid w:val="00877BE0"/>
    <w:rsid w:val="00880FE8"/>
    <w:rsid w:val="00882DD5"/>
    <w:rsid w:val="00883333"/>
    <w:rsid w:val="00883C28"/>
    <w:rsid w:val="0088408B"/>
    <w:rsid w:val="00885707"/>
    <w:rsid w:val="00885BF4"/>
    <w:rsid w:val="00886D92"/>
    <w:rsid w:val="00886FA3"/>
    <w:rsid w:val="0088714A"/>
    <w:rsid w:val="0088794D"/>
    <w:rsid w:val="0089073D"/>
    <w:rsid w:val="00890BFD"/>
    <w:rsid w:val="00891235"/>
    <w:rsid w:val="00891CA6"/>
    <w:rsid w:val="00891DF9"/>
    <w:rsid w:val="008928E9"/>
    <w:rsid w:val="00892F05"/>
    <w:rsid w:val="00894FC0"/>
    <w:rsid w:val="00895269"/>
    <w:rsid w:val="00895FA0"/>
    <w:rsid w:val="0089760C"/>
    <w:rsid w:val="00897785"/>
    <w:rsid w:val="00897E27"/>
    <w:rsid w:val="008A0185"/>
    <w:rsid w:val="008A0767"/>
    <w:rsid w:val="008A07D6"/>
    <w:rsid w:val="008A17B3"/>
    <w:rsid w:val="008A23B5"/>
    <w:rsid w:val="008A2784"/>
    <w:rsid w:val="008A2866"/>
    <w:rsid w:val="008A2F7F"/>
    <w:rsid w:val="008A35E7"/>
    <w:rsid w:val="008A3C4D"/>
    <w:rsid w:val="008A3CC2"/>
    <w:rsid w:val="008A4C6E"/>
    <w:rsid w:val="008A5250"/>
    <w:rsid w:val="008A56A8"/>
    <w:rsid w:val="008A57A3"/>
    <w:rsid w:val="008A5D0C"/>
    <w:rsid w:val="008A65B1"/>
    <w:rsid w:val="008A66A6"/>
    <w:rsid w:val="008A6839"/>
    <w:rsid w:val="008B0D9D"/>
    <w:rsid w:val="008B139A"/>
    <w:rsid w:val="008B1835"/>
    <w:rsid w:val="008B1E2C"/>
    <w:rsid w:val="008B1E54"/>
    <w:rsid w:val="008B3B77"/>
    <w:rsid w:val="008B4370"/>
    <w:rsid w:val="008B4F64"/>
    <w:rsid w:val="008B577B"/>
    <w:rsid w:val="008B5DB1"/>
    <w:rsid w:val="008B699B"/>
    <w:rsid w:val="008B6BE7"/>
    <w:rsid w:val="008B6E3D"/>
    <w:rsid w:val="008B78EF"/>
    <w:rsid w:val="008B7E73"/>
    <w:rsid w:val="008C07B1"/>
    <w:rsid w:val="008C29A9"/>
    <w:rsid w:val="008C2A2D"/>
    <w:rsid w:val="008C2C09"/>
    <w:rsid w:val="008C30E0"/>
    <w:rsid w:val="008C36E8"/>
    <w:rsid w:val="008C3F87"/>
    <w:rsid w:val="008C495E"/>
    <w:rsid w:val="008C5AC2"/>
    <w:rsid w:val="008C6207"/>
    <w:rsid w:val="008C7D94"/>
    <w:rsid w:val="008D0029"/>
    <w:rsid w:val="008D01CF"/>
    <w:rsid w:val="008D107D"/>
    <w:rsid w:val="008D1E1B"/>
    <w:rsid w:val="008D29A5"/>
    <w:rsid w:val="008D29ED"/>
    <w:rsid w:val="008D3355"/>
    <w:rsid w:val="008D34CA"/>
    <w:rsid w:val="008D4E2C"/>
    <w:rsid w:val="008D4FF6"/>
    <w:rsid w:val="008D6DCE"/>
    <w:rsid w:val="008D7F89"/>
    <w:rsid w:val="008E02B7"/>
    <w:rsid w:val="008E0947"/>
    <w:rsid w:val="008E1147"/>
    <w:rsid w:val="008E196B"/>
    <w:rsid w:val="008E251C"/>
    <w:rsid w:val="008E2944"/>
    <w:rsid w:val="008E39C7"/>
    <w:rsid w:val="008E43FF"/>
    <w:rsid w:val="008E52A0"/>
    <w:rsid w:val="008E562D"/>
    <w:rsid w:val="008E6BB1"/>
    <w:rsid w:val="008E7E49"/>
    <w:rsid w:val="008F1BB4"/>
    <w:rsid w:val="008F1D81"/>
    <w:rsid w:val="008F1EE0"/>
    <w:rsid w:val="008F21F1"/>
    <w:rsid w:val="008F2B6D"/>
    <w:rsid w:val="008F2F86"/>
    <w:rsid w:val="008F532C"/>
    <w:rsid w:val="008F542C"/>
    <w:rsid w:val="008F563F"/>
    <w:rsid w:val="008F597E"/>
    <w:rsid w:val="008F6A12"/>
    <w:rsid w:val="008F7182"/>
    <w:rsid w:val="008F7E97"/>
    <w:rsid w:val="008F7F66"/>
    <w:rsid w:val="00900262"/>
    <w:rsid w:val="00901D31"/>
    <w:rsid w:val="0090262E"/>
    <w:rsid w:val="00902BAF"/>
    <w:rsid w:val="00902D96"/>
    <w:rsid w:val="00903400"/>
    <w:rsid w:val="009034F8"/>
    <w:rsid w:val="00904A29"/>
    <w:rsid w:val="00904EB8"/>
    <w:rsid w:val="0090525D"/>
    <w:rsid w:val="00906398"/>
    <w:rsid w:val="009068A3"/>
    <w:rsid w:val="00906A17"/>
    <w:rsid w:val="00907061"/>
    <w:rsid w:val="00911443"/>
    <w:rsid w:val="009126B8"/>
    <w:rsid w:val="00912EB3"/>
    <w:rsid w:val="00912FB8"/>
    <w:rsid w:val="00913078"/>
    <w:rsid w:val="009132B3"/>
    <w:rsid w:val="009133B3"/>
    <w:rsid w:val="00913A83"/>
    <w:rsid w:val="00913CDA"/>
    <w:rsid w:val="00913ECC"/>
    <w:rsid w:val="00914010"/>
    <w:rsid w:val="0091418E"/>
    <w:rsid w:val="009142B3"/>
    <w:rsid w:val="00914619"/>
    <w:rsid w:val="00915917"/>
    <w:rsid w:val="00915C35"/>
    <w:rsid w:val="00915C97"/>
    <w:rsid w:val="00916734"/>
    <w:rsid w:val="00916F17"/>
    <w:rsid w:val="0091770F"/>
    <w:rsid w:val="00917AAC"/>
    <w:rsid w:val="00917E09"/>
    <w:rsid w:val="00917E0C"/>
    <w:rsid w:val="009202B8"/>
    <w:rsid w:val="00920969"/>
    <w:rsid w:val="00920A1E"/>
    <w:rsid w:val="00920B95"/>
    <w:rsid w:val="009211B7"/>
    <w:rsid w:val="00921829"/>
    <w:rsid w:val="0092223B"/>
    <w:rsid w:val="00922E37"/>
    <w:rsid w:val="00923F7E"/>
    <w:rsid w:val="009249A6"/>
    <w:rsid w:val="00924CF0"/>
    <w:rsid w:val="00924DCB"/>
    <w:rsid w:val="009251E5"/>
    <w:rsid w:val="0092524A"/>
    <w:rsid w:val="009258F7"/>
    <w:rsid w:val="009259A1"/>
    <w:rsid w:val="00925F5F"/>
    <w:rsid w:val="009268CD"/>
    <w:rsid w:val="00926A14"/>
    <w:rsid w:val="00927D69"/>
    <w:rsid w:val="009302CD"/>
    <w:rsid w:val="00930D3E"/>
    <w:rsid w:val="00932441"/>
    <w:rsid w:val="00933CFE"/>
    <w:rsid w:val="00934C48"/>
    <w:rsid w:val="0093541E"/>
    <w:rsid w:val="00936F6A"/>
    <w:rsid w:val="009379B1"/>
    <w:rsid w:val="00937B5B"/>
    <w:rsid w:val="00937FA3"/>
    <w:rsid w:val="0094010C"/>
    <w:rsid w:val="009406E3"/>
    <w:rsid w:val="0094084D"/>
    <w:rsid w:val="009410B4"/>
    <w:rsid w:val="009432CA"/>
    <w:rsid w:val="00944A90"/>
    <w:rsid w:val="0094566D"/>
    <w:rsid w:val="00945BF3"/>
    <w:rsid w:val="00945E7D"/>
    <w:rsid w:val="00946341"/>
    <w:rsid w:val="00946C3F"/>
    <w:rsid w:val="00946CBA"/>
    <w:rsid w:val="00947605"/>
    <w:rsid w:val="00947BFB"/>
    <w:rsid w:val="00950956"/>
    <w:rsid w:val="00950AA6"/>
    <w:rsid w:val="00950E2C"/>
    <w:rsid w:val="00951493"/>
    <w:rsid w:val="0095219E"/>
    <w:rsid w:val="0095418D"/>
    <w:rsid w:val="009545C2"/>
    <w:rsid w:val="009546D8"/>
    <w:rsid w:val="009553C4"/>
    <w:rsid w:val="00955704"/>
    <w:rsid w:val="00960076"/>
    <w:rsid w:val="00960209"/>
    <w:rsid w:val="00960CBF"/>
    <w:rsid w:val="00960EAB"/>
    <w:rsid w:val="009611E6"/>
    <w:rsid w:val="00962606"/>
    <w:rsid w:val="0096260C"/>
    <w:rsid w:val="009629F8"/>
    <w:rsid w:val="00962D90"/>
    <w:rsid w:val="00962ED1"/>
    <w:rsid w:val="00963A65"/>
    <w:rsid w:val="00963AF6"/>
    <w:rsid w:val="00964B77"/>
    <w:rsid w:val="00965D33"/>
    <w:rsid w:val="0096699F"/>
    <w:rsid w:val="0096764C"/>
    <w:rsid w:val="00967F6F"/>
    <w:rsid w:val="0097049D"/>
    <w:rsid w:val="009709B0"/>
    <w:rsid w:val="00970B6A"/>
    <w:rsid w:val="00970DF3"/>
    <w:rsid w:val="009712BC"/>
    <w:rsid w:val="00971580"/>
    <w:rsid w:val="00971876"/>
    <w:rsid w:val="00972B55"/>
    <w:rsid w:val="00972D94"/>
    <w:rsid w:val="00973D5A"/>
    <w:rsid w:val="0097584F"/>
    <w:rsid w:val="00975DC6"/>
    <w:rsid w:val="00976235"/>
    <w:rsid w:val="00976921"/>
    <w:rsid w:val="0098011E"/>
    <w:rsid w:val="00980214"/>
    <w:rsid w:val="009805F8"/>
    <w:rsid w:val="00980709"/>
    <w:rsid w:val="00980CB8"/>
    <w:rsid w:val="00982CCA"/>
    <w:rsid w:val="009844BD"/>
    <w:rsid w:val="009845E2"/>
    <w:rsid w:val="0098484F"/>
    <w:rsid w:val="00984D4B"/>
    <w:rsid w:val="00984ED8"/>
    <w:rsid w:val="009876EA"/>
    <w:rsid w:val="009907B5"/>
    <w:rsid w:val="00990D2E"/>
    <w:rsid w:val="00991278"/>
    <w:rsid w:val="009912A8"/>
    <w:rsid w:val="009919CB"/>
    <w:rsid w:val="00992204"/>
    <w:rsid w:val="009922A3"/>
    <w:rsid w:val="009925CA"/>
    <w:rsid w:val="00993BFE"/>
    <w:rsid w:val="00994014"/>
    <w:rsid w:val="00994C3A"/>
    <w:rsid w:val="0099597D"/>
    <w:rsid w:val="00995ABC"/>
    <w:rsid w:val="00995E3B"/>
    <w:rsid w:val="009966A6"/>
    <w:rsid w:val="009A145B"/>
    <w:rsid w:val="009A1591"/>
    <w:rsid w:val="009A21AB"/>
    <w:rsid w:val="009A28E6"/>
    <w:rsid w:val="009A2DFC"/>
    <w:rsid w:val="009A40E6"/>
    <w:rsid w:val="009A4CD6"/>
    <w:rsid w:val="009A4ED3"/>
    <w:rsid w:val="009A557E"/>
    <w:rsid w:val="009A5AB5"/>
    <w:rsid w:val="009A6308"/>
    <w:rsid w:val="009A6A4D"/>
    <w:rsid w:val="009A748B"/>
    <w:rsid w:val="009A7593"/>
    <w:rsid w:val="009A7774"/>
    <w:rsid w:val="009A7FE0"/>
    <w:rsid w:val="009B0822"/>
    <w:rsid w:val="009B1A87"/>
    <w:rsid w:val="009B221D"/>
    <w:rsid w:val="009B24CE"/>
    <w:rsid w:val="009B31E9"/>
    <w:rsid w:val="009B31F3"/>
    <w:rsid w:val="009B3849"/>
    <w:rsid w:val="009B39C9"/>
    <w:rsid w:val="009B3D1D"/>
    <w:rsid w:val="009B3D37"/>
    <w:rsid w:val="009B3DB8"/>
    <w:rsid w:val="009B4D19"/>
    <w:rsid w:val="009B5267"/>
    <w:rsid w:val="009B55E1"/>
    <w:rsid w:val="009B62D8"/>
    <w:rsid w:val="009B6335"/>
    <w:rsid w:val="009B687A"/>
    <w:rsid w:val="009B6C3E"/>
    <w:rsid w:val="009C0395"/>
    <w:rsid w:val="009C0C6F"/>
    <w:rsid w:val="009C2EFE"/>
    <w:rsid w:val="009C5A69"/>
    <w:rsid w:val="009C6133"/>
    <w:rsid w:val="009C736F"/>
    <w:rsid w:val="009C7D9A"/>
    <w:rsid w:val="009C7E95"/>
    <w:rsid w:val="009C7FD0"/>
    <w:rsid w:val="009D0275"/>
    <w:rsid w:val="009D0D30"/>
    <w:rsid w:val="009D0E33"/>
    <w:rsid w:val="009D11D2"/>
    <w:rsid w:val="009D14BB"/>
    <w:rsid w:val="009D224E"/>
    <w:rsid w:val="009D3419"/>
    <w:rsid w:val="009D3A1C"/>
    <w:rsid w:val="009D3AA3"/>
    <w:rsid w:val="009D400C"/>
    <w:rsid w:val="009D41FD"/>
    <w:rsid w:val="009D4C46"/>
    <w:rsid w:val="009D4F4E"/>
    <w:rsid w:val="009D6B93"/>
    <w:rsid w:val="009D6DB7"/>
    <w:rsid w:val="009D73EC"/>
    <w:rsid w:val="009D76F8"/>
    <w:rsid w:val="009D784D"/>
    <w:rsid w:val="009E1476"/>
    <w:rsid w:val="009E1954"/>
    <w:rsid w:val="009E237C"/>
    <w:rsid w:val="009E2E18"/>
    <w:rsid w:val="009E3528"/>
    <w:rsid w:val="009E37A4"/>
    <w:rsid w:val="009E507E"/>
    <w:rsid w:val="009E50B5"/>
    <w:rsid w:val="009E516D"/>
    <w:rsid w:val="009E538B"/>
    <w:rsid w:val="009E6E32"/>
    <w:rsid w:val="009E7409"/>
    <w:rsid w:val="009E7A2D"/>
    <w:rsid w:val="009E7B41"/>
    <w:rsid w:val="009E7EF7"/>
    <w:rsid w:val="009F0382"/>
    <w:rsid w:val="009F099F"/>
    <w:rsid w:val="009F0E46"/>
    <w:rsid w:val="009F1A65"/>
    <w:rsid w:val="009F2168"/>
    <w:rsid w:val="009F416B"/>
    <w:rsid w:val="009F5090"/>
    <w:rsid w:val="009F53EF"/>
    <w:rsid w:val="009F5C8A"/>
    <w:rsid w:val="009F665E"/>
    <w:rsid w:val="009F75C0"/>
    <w:rsid w:val="009F7CF1"/>
    <w:rsid w:val="00A003B4"/>
    <w:rsid w:val="00A00C2C"/>
    <w:rsid w:val="00A015FF"/>
    <w:rsid w:val="00A02207"/>
    <w:rsid w:val="00A03722"/>
    <w:rsid w:val="00A03DF2"/>
    <w:rsid w:val="00A04469"/>
    <w:rsid w:val="00A044A9"/>
    <w:rsid w:val="00A0536C"/>
    <w:rsid w:val="00A05419"/>
    <w:rsid w:val="00A05D6F"/>
    <w:rsid w:val="00A06C5E"/>
    <w:rsid w:val="00A06E2B"/>
    <w:rsid w:val="00A0770D"/>
    <w:rsid w:val="00A10FF7"/>
    <w:rsid w:val="00A127A2"/>
    <w:rsid w:val="00A129FB"/>
    <w:rsid w:val="00A132EA"/>
    <w:rsid w:val="00A135A3"/>
    <w:rsid w:val="00A1447D"/>
    <w:rsid w:val="00A14C5B"/>
    <w:rsid w:val="00A14E23"/>
    <w:rsid w:val="00A15C71"/>
    <w:rsid w:val="00A15FBF"/>
    <w:rsid w:val="00A164ED"/>
    <w:rsid w:val="00A166ED"/>
    <w:rsid w:val="00A16D1E"/>
    <w:rsid w:val="00A1747C"/>
    <w:rsid w:val="00A178F9"/>
    <w:rsid w:val="00A1799A"/>
    <w:rsid w:val="00A17D4F"/>
    <w:rsid w:val="00A20A85"/>
    <w:rsid w:val="00A2167E"/>
    <w:rsid w:val="00A21694"/>
    <w:rsid w:val="00A22B37"/>
    <w:rsid w:val="00A241E0"/>
    <w:rsid w:val="00A25475"/>
    <w:rsid w:val="00A25480"/>
    <w:rsid w:val="00A2587C"/>
    <w:rsid w:val="00A25A89"/>
    <w:rsid w:val="00A2621C"/>
    <w:rsid w:val="00A27866"/>
    <w:rsid w:val="00A27C4A"/>
    <w:rsid w:val="00A27F87"/>
    <w:rsid w:val="00A30102"/>
    <w:rsid w:val="00A3059D"/>
    <w:rsid w:val="00A30C07"/>
    <w:rsid w:val="00A31796"/>
    <w:rsid w:val="00A32914"/>
    <w:rsid w:val="00A33021"/>
    <w:rsid w:val="00A33078"/>
    <w:rsid w:val="00A338E7"/>
    <w:rsid w:val="00A34519"/>
    <w:rsid w:val="00A348E6"/>
    <w:rsid w:val="00A34DA1"/>
    <w:rsid w:val="00A3583C"/>
    <w:rsid w:val="00A35891"/>
    <w:rsid w:val="00A36732"/>
    <w:rsid w:val="00A3677D"/>
    <w:rsid w:val="00A3726D"/>
    <w:rsid w:val="00A373BD"/>
    <w:rsid w:val="00A3771B"/>
    <w:rsid w:val="00A37B11"/>
    <w:rsid w:val="00A37FD5"/>
    <w:rsid w:val="00A40673"/>
    <w:rsid w:val="00A40D76"/>
    <w:rsid w:val="00A40ECC"/>
    <w:rsid w:val="00A41163"/>
    <w:rsid w:val="00A41E14"/>
    <w:rsid w:val="00A42706"/>
    <w:rsid w:val="00A42B81"/>
    <w:rsid w:val="00A438E9"/>
    <w:rsid w:val="00A44551"/>
    <w:rsid w:val="00A44B05"/>
    <w:rsid w:val="00A44B52"/>
    <w:rsid w:val="00A44CD3"/>
    <w:rsid w:val="00A45A64"/>
    <w:rsid w:val="00A46BD0"/>
    <w:rsid w:val="00A46D10"/>
    <w:rsid w:val="00A474B0"/>
    <w:rsid w:val="00A479B7"/>
    <w:rsid w:val="00A50759"/>
    <w:rsid w:val="00A51534"/>
    <w:rsid w:val="00A51B75"/>
    <w:rsid w:val="00A52106"/>
    <w:rsid w:val="00A5224D"/>
    <w:rsid w:val="00A52785"/>
    <w:rsid w:val="00A52B4C"/>
    <w:rsid w:val="00A52D62"/>
    <w:rsid w:val="00A53AC5"/>
    <w:rsid w:val="00A53C08"/>
    <w:rsid w:val="00A53D01"/>
    <w:rsid w:val="00A545A2"/>
    <w:rsid w:val="00A5466E"/>
    <w:rsid w:val="00A5550A"/>
    <w:rsid w:val="00A563CC"/>
    <w:rsid w:val="00A56579"/>
    <w:rsid w:val="00A566F0"/>
    <w:rsid w:val="00A578B5"/>
    <w:rsid w:val="00A57DBF"/>
    <w:rsid w:val="00A60624"/>
    <w:rsid w:val="00A60F03"/>
    <w:rsid w:val="00A610D9"/>
    <w:rsid w:val="00A61A4C"/>
    <w:rsid w:val="00A634C3"/>
    <w:rsid w:val="00A64AB5"/>
    <w:rsid w:val="00A6596A"/>
    <w:rsid w:val="00A65AF0"/>
    <w:rsid w:val="00A66627"/>
    <w:rsid w:val="00A666A8"/>
    <w:rsid w:val="00A66F16"/>
    <w:rsid w:val="00A676BD"/>
    <w:rsid w:val="00A70C42"/>
    <w:rsid w:val="00A720A0"/>
    <w:rsid w:val="00A7284C"/>
    <w:rsid w:val="00A7370D"/>
    <w:rsid w:val="00A74BA2"/>
    <w:rsid w:val="00A754C8"/>
    <w:rsid w:val="00A766D8"/>
    <w:rsid w:val="00A76F8C"/>
    <w:rsid w:val="00A77172"/>
    <w:rsid w:val="00A778DA"/>
    <w:rsid w:val="00A8073B"/>
    <w:rsid w:val="00A80B73"/>
    <w:rsid w:val="00A813D0"/>
    <w:rsid w:val="00A81DA5"/>
    <w:rsid w:val="00A82089"/>
    <w:rsid w:val="00A831B9"/>
    <w:rsid w:val="00A83432"/>
    <w:rsid w:val="00A8359A"/>
    <w:rsid w:val="00A839C2"/>
    <w:rsid w:val="00A83C92"/>
    <w:rsid w:val="00A84201"/>
    <w:rsid w:val="00A846C8"/>
    <w:rsid w:val="00A84EE9"/>
    <w:rsid w:val="00A860BD"/>
    <w:rsid w:val="00A8633C"/>
    <w:rsid w:val="00A86401"/>
    <w:rsid w:val="00A8707E"/>
    <w:rsid w:val="00A87582"/>
    <w:rsid w:val="00A88704"/>
    <w:rsid w:val="00A901B0"/>
    <w:rsid w:val="00A902DC"/>
    <w:rsid w:val="00A9059B"/>
    <w:rsid w:val="00A929D2"/>
    <w:rsid w:val="00A93C95"/>
    <w:rsid w:val="00A93D1A"/>
    <w:rsid w:val="00A948B5"/>
    <w:rsid w:val="00A94B53"/>
    <w:rsid w:val="00A950B7"/>
    <w:rsid w:val="00A958EF"/>
    <w:rsid w:val="00A967AF"/>
    <w:rsid w:val="00A96B48"/>
    <w:rsid w:val="00A971AA"/>
    <w:rsid w:val="00A9762E"/>
    <w:rsid w:val="00A9772B"/>
    <w:rsid w:val="00A97E6A"/>
    <w:rsid w:val="00AA0137"/>
    <w:rsid w:val="00AA1CF6"/>
    <w:rsid w:val="00AA262A"/>
    <w:rsid w:val="00AA2802"/>
    <w:rsid w:val="00AA3762"/>
    <w:rsid w:val="00AA42DB"/>
    <w:rsid w:val="00AA440B"/>
    <w:rsid w:val="00AA4762"/>
    <w:rsid w:val="00AA52B1"/>
    <w:rsid w:val="00AA5A7A"/>
    <w:rsid w:val="00AA5ABD"/>
    <w:rsid w:val="00AA634A"/>
    <w:rsid w:val="00AA78BB"/>
    <w:rsid w:val="00AA7E5F"/>
    <w:rsid w:val="00AB10BD"/>
    <w:rsid w:val="00AB13D6"/>
    <w:rsid w:val="00AB16A2"/>
    <w:rsid w:val="00AB19F4"/>
    <w:rsid w:val="00AB2A3F"/>
    <w:rsid w:val="00AB4686"/>
    <w:rsid w:val="00AB59FA"/>
    <w:rsid w:val="00AC1068"/>
    <w:rsid w:val="00AC1239"/>
    <w:rsid w:val="00AC1A32"/>
    <w:rsid w:val="00AC1FDC"/>
    <w:rsid w:val="00AC327B"/>
    <w:rsid w:val="00AC3B49"/>
    <w:rsid w:val="00AC412C"/>
    <w:rsid w:val="00AC4492"/>
    <w:rsid w:val="00AC4A58"/>
    <w:rsid w:val="00AC50A1"/>
    <w:rsid w:val="00AC5B65"/>
    <w:rsid w:val="00AC6D89"/>
    <w:rsid w:val="00AC72DA"/>
    <w:rsid w:val="00AD0311"/>
    <w:rsid w:val="00AD0412"/>
    <w:rsid w:val="00AD0828"/>
    <w:rsid w:val="00AD1DB6"/>
    <w:rsid w:val="00AD241D"/>
    <w:rsid w:val="00AD2515"/>
    <w:rsid w:val="00AD25D3"/>
    <w:rsid w:val="00AD321F"/>
    <w:rsid w:val="00AD3DF4"/>
    <w:rsid w:val="00AD48B6"/>
    <w:rsid w:val="00AD4D1F"/>
    <w:rsid w:val="00AD4E4E"/>
    <w:rsid w:val="00AD5306"/>
    <w:rsid w:val="00AD6977"/>
    <w:rsid w:val="00AD6CB5"/>
    <w:rsid w:val="00AD72D0"/>
    <w:rsid w:val="00AE04AA"/>
    <w:rsid w:val="00AE0593"/>
    <w:rsid w:val="00AE0CC8"/>
    <w:rsid w:val="00AE1AED"/>
    <w:rsid w:val="00AE2081"/>
    <w:rsid w:val="00AE2F3A"/>
    <w:rsid w:val="00AE30CE"/>
    <w:rsid w:val="00AE45A9"/>
    <w:rsid w:val="00AE4E50"/>
    <w:rsid w:val="00AE52A6"/>
    <w:rsid w:val="00AE5A80"/>
    <w:rsid w:val="00AE60A5"/>
    <w:rsid w:val="00AE6249"/>
    <w:rsid w:val="00AE6616"/>
    <w:rsid w:val="00AE68F2"/>
    <w:rsid w:val="00AE742F"/>
    <w:rsid w:val="00AE7881"/>
    <w:rsid w:val="00AF045F"/>
    <w:rsid w:val="00AF14AE"/>
    <w:rsid w:val="00AF1D4F"/>
    <w:rsid w:val="00AF203B"/>
    <w:rsid w:val="00AF33EA"/>
    <w:rsid w:val="00AF35A1"/>
    <w:rsid w:val="00AF377A"/>
    <w:rsid w:val="00AF3E4A"/>
    <w:rsid w:val="00AF5281"/>
    <w:rsid w:val="00AF70F9"/>
    <w:rsid w:val="00AF7D3E"/>
    <w:rsid w:val="00B0001A"/>
    <w:rsid w:val="00B00E5F"/>
    <w:rsid w:val="00B01814"/>
    <w:rsid w:val="00B01A46"/>
    <w:rsid w:val="00B01C48"/>
    <w:rsid w:val="00B0344E"/>
    <w:rsid w:val="00B03DC7"/>
    <w:rsid w:val="00B04A3D"/>
    <w:rsid w:val="00B04F3F"/>
    <w:rsid w:val="00B05416"/>
    <w:rsid w:val="00B05622"/>
    <w:rsid w:val="00B05E01"/>
    <w:rsid w:val="00B0680A"/>
    <w:rsid w:val="00B071C4"/>
    <w:rsid w:val="00B0781F"/>
    <w:rsid w:val="00B07CE8"/>
    <w:rsid w:val="00B07D7C"/>
    <w:rsid w:val="00B10BB0"/>
    <w:rsid w:val="00B10DB7"/>
    <w:rsid w:val="00B12B63"/>
    <w:rsid w:val="00B151C6"/>
    <w:rsid w:val="00B15CE6"/>
    <w:rsid w:val="00B16D64"/>
    <w:rsid w:val="00B16F6D"/>
    <w:rsid w:val="00B1713A"/>
    <w:rsid w:val="00B1748E"/>
    <w:rsid w:val="00B17800"/>
    <w:rsid w:val="00B20410"/>
    <w:rsid w:val="00B20790"/>
    <w:rsid w:val="00B21A84"/>
    <w:rsid w:val="00B223EA"/>
    <w:rsid w:val="00B226B8"/>
    <w:rsid w:val="00B2311E"/>
    <w:rsid w:val="00B23B8E"/>
    <w:rsid w:val="00B24265"/>
    <w:rsid w:val="00B245FF"/>
    <w:rsid w:val="00B24675"/>
    <w:rsid w:val="00B247C3"/>
    <w:rsid w:val="00B24A8B"/>
    <w:rsid w:val="00B24C8B"/>
    <w:rsid w:val="00B256B3"/>
    <w:rsid w:val="00B25720"/>
    <w:rsid w:val="00B259E4"/>
    <w:rsid w:val="00B262F2"/>
    <w:rsid w:val="00B26B2B"/>
    <w:rsid w:val="00B273E0"/>
    <w:rsid w:val="00B2778C"/>
    <w:rsid w:val="00B30EB7"/>
    <w:rsid w:val="00B3101F"/>
    <w:rsid w:val="00B317D4"/>
    <w:rsid w:val="00B31C52"/>
    <w:rsid w:val="00B32709"/>
    <w:rsid w:val="00B3290B"/>
    <w:rsid w:val="00B3299D"/>
    <w:rsid w:val="00B3345C"/>
    <w:rsid w:val="00B33869"/>
    <w:rsid w:val="00B33E70"/>
    <w:rsid w:val="00B340EB"/>
    <w:rsid w:val="00B351FB"/>
    <w:rsid w:val="00B3522A"/>
    <w:rsid w:val="00B3590A"/>
    <w:rsid w:val="00B36609"/>
    <w:rsid w:val="00B379E5"/>
    <w:rsid w:val="00B41D72"/>
    <w:rsid w:val="00B42BFA"/>
    <w:rsid w:val="00B42DFC"/>
    <w:rsid w:val="00B42F37"/>
    <w:rsid w:val="00B4361E"/>
    <w:rsid w:val="00B4364A"/>
    <w:rsid w:val="00B438F5"/>
    <w:rsid w:val="00B4408E"/>
    <w:rsid w:val="00B446CF"/>
    <w:rsid w:val="00B4577B"/>
    <w:rsid w:val="00B45C9C"/>
    <w:rsid w:val="00B45DF8"/>
    <w:rsid w:val="00B46CB2"/>
    <w:rsid w:val="00B476AE"/>
    <w:rsid w:val="00B5063B"/>
    <w:rsid w:val="00B51521"/>
    <w:rsid w:val="00B519A2"/>
    <w:rsid w:val="00B51FA8"/>
    <w:rsid w:val="00B53727"/>
    <w:rsid w:val="00B53A72"/>
    <w:rsid w:val="00B56204"/>
    <w:rsid w:val="00B56B9E"/>
    <w:rsid w:val="00B57239"/>
    <w:rsid w:val="00B578D8"/>
    <w:rsid w:val="00B57940"/>
    <w:rsid w:val="00B57A0F"/>
    <w:rsid w:val="00B60355"/>
    <w:rsid w:val="00B617B9"/>
    <w:rsid w:val="00B626EF"/>
    <w:rsid w:val="00B632FE"/>
    <w:rsid w:val="00B639A8"/>
    <w:rsid w:val="00B63BBA"/>
    <w:rsid w:val="00B63FB7"/>
    <w:rsid w:val="00B64103"/>
    <w:rsid w:val="00B650CB"/>
    <w:rsid w:val="00B6627C"/>
    <w:rsid w:val="00B665EA"/>
    <w:rsid w:val="00B666BA"/>
    <w:rsid w:val="00B668CF"/>
    <w:rsid w:val="00B66AA7"/>
    <w:rsid w:val="00B66E2D"/>
    <w:rsid w:val="00B67284"/>
    <w:rsid w:val="00B67423"/>
    <w:rsid w:val="00B676BE"/>
    <w:rsid w:val="00B67813"/>
    <w:rsid w:val="00B72EBD"/>
    <w:rsid w:val="00B73A84"/>
    <w:rsid w:val="00B73B43"/>
    <w:rsid w:val="00B743D8"/>
    <w:rsid w:val="00B74CFF"/>
    <w:rsid w:val="00B7570B"/>
    <w:rsid w:val="00B75848"/>
    <w:rsid w:val="00B75CF7"/>
    <w:rsid w:val="00B802F5"/>
    <w:rsid w:val="00B80428"/>
    <w:rsid w:val="00B80CA4"/>
    <w:rsid w:val="00B80D12"/>
    <w:rsid w:val="00B80FCF"/>
    <w:rsid w:val="00B814B4"/>
    <w:rsid w:val="00B81D70"/>
    <w:rsid w:val="00B82EE1"/>
    <w:rsid w:val="00B83006"/>
    <w:rsid w:val="00B83B0A"/>
    <w:rsid w:val="00B83CDD"/>
    <w:rsid w:val="00B8452A"/>
    <w:rsid w:val="00B8459A"/>
    <w:rsid w:val="00B84E73"/>
    <w:rsid w:val="00B851CF"/>
    <w:rsid w:val="00B85337"/>
    <w:rsid w:val="00B859D1"/>
    <w:rsid w:val="00B87DCC"/>
    <w:rsid w:val="00B90247"/>
    <w:rsid w:val="00B90AA8"/>
    <w:rsid w:val="00B90B88"/>
    <w:rsid w:val="00B91FBF"/>
    <w:rsid w:val="00B92021"/>
    <w:rsid w:val="00B93145"/>
    <w:rsid w:val="00B93540"/>
    <w:rsid w:val="00B9373A"/>
    <w:rsid w:val="00B93D12"/>
    <w:rsid w:val="00B940BB"/>
    <w:rsid w:val="00B945FB"/>
    <w:rsid w:val="00B9549A"/>
    <w:rsid w:val="00B95858"/>
    <w:rsid w:val="00B9657A"/>
    <w:rsid w:val="00B96F9E"/>
    <w:rsid w:val="00BA0EBF"/>
    <w:rsid w:val="00BA0ED4"/>
    <w:rsid w:val="00BA10AB"/>
    <w:rsid w:val="00BA1319"/>
    <w:rsid w:val="00BA1405"/>
    <w:rsid w:val="00BA19FB"/>
    <w:rsid w:val="00BA1B7D"/>
    <w:rsid w:val="00BA1FAF"/>
    <w:rsid w:val="00BA2C81"/>
    <w:rsid w:val="00BA338B"/>
    <w:rsid w:val="00BA33B5"/>
    <w:rsid w:val="00BA40E5"/>
    <w:rsid w:val="00BA50FD"/>
    <w:rsid w:val="00BA5593"/>
    <w:rsid w:val="00BA55ED"/>
    <w:rsid w:val="00BA5788"/>
    <w:rsid w:val="00BA6674"/>
    <w:rsid w:val="00BA6A3D"/>
    <w:rsid w:val="00BA6BBA"/>
    <w:rsid w:val="00BA6E79"/>
    <w:rsid w:val="00BA73DC"/>
    <w:rsid w:val="00BA7AAC"/>
    <w:rsid w:val="00BB02AB"/>
    <w:rsid w:val="00BB03EB"/>
    <w:rsid w:val="00BB1F2F"/>
    <w:rsid w:val="00BB47E4"/>
    <w:rsid w:val="00BB4C2A"/>
    <w:rsid w:val="00BB4C73"/>
    <w:rsid w:val="00BB548C"/>
    <w:rsid w:val="00BB62B2"/>
    <w:rsid w:val="00BB6A29"/>
    <w:rsid w:val="00BB6CAD"/>
    <w:rsid w:val="00BB7470"/>
    <w:rsid w:val="00BC06E3"/>
    <w:rsid w:val="00BC0AE0"/>
    <w:rsid w:val="00BC1D02"/>
    <w:rsid w:val="00BC1F2F"/>
    <w:rsid w:val="00BC2F77"/>
    <w:rsid w:val="00BC3058"/>
    <w:rsid w:val="00BC3FD4"/>
    <w:rsid w:val="00BC4097"/>
    <w:rsid w:val="00BC409D"/>
    <w:rsid w:val="00BC4724"/>
    <w:rsid w:val="00BC48F0"/>
    <w:rsid w:val="00BC494F"/>
    <w:rsid w:val="00BC5314"/>
    <w:rsid w:val="00BC5A7A"/>
    <w:rsid w:val="00BC64BA"/>
    <w:rsid w:val="00BC676C"/>
    <w:rsid w:val="00BC6C2D"/>
    <w:rsid w:val="00BC767A"/>
    <w:rsid w:val="00BD00BF"/>
    <w:rsid w:val="00BD0166"/>
    <w:rsid w:val="00BD0F82"/>
    <w:rsid w:val="00BD3359"/>
    <w:rsid w:val="00BD3552"/>
    <w:rsid w:val="00BD37C8"/>
    <w:rsid w:val="00BD4DCC"/>
    <w:rsid w:val="00BD5DE7"/>
    <w:rsid w:val="00BD6459"/>
    <w:rsid w:val="00BD77B3"/>
    <w:rsid w:val="00BD7D62"/>
    <w:rsid w:val="00BD7DEC"/>
    <w:rsid w:val="00BE02D3"/>
    <w:rsid w:val="00BE1083"/>
    <w:rsid w:val="00BE162C"/>
    <w:rsid w:val="00BE2A5A"/>
    <w:rsid w:val="00BE338C"/>
    <w:rsid w:val="00BE44FB"/>
    <w:rsid w:val="00BE5260"/>
    <w:rsid w:val="00BE611F"/>
    <w:rsid w:val="00BE64FC"/>
    <w:rsid w:val="00BE71B0"/>
    <w:rsid w:val="00BF046A"/>
    <w:rsid w:val="00BF06CA"/>
    <w:rsid w:val="00BF4624"/>
    <w:rsid w:val="00BF4AF2"/>
    <w:rsid w:val="00BF4E2A"/>
    <w:rsid w:val="00BF5D93"/>
    <w:rsid w:val="00BF6804"/>
    <w:rsid w:val="00BF767C"/>
    <w:rsid w:val="00C0039F"/>
    <w:rsid w:val="00C00D12"/>
    <w:rsid w:val="00C00DE8"/>
    <w:rsid w:val="00C00F17"/>
    <w:rsid w:val="00C01E2A"/>
    <w:rsid w:val="00C0345B"/>
    <w:rsid w:val="00C04164"/>
    <w:rsid w:val="00C043FF"/>
    <w:rsid w:val="00C048A9"/>
    <w:rsid w:val="00C049E7"/>
    <w:rsid w:val="00C04ADD"/>
    <w:rsid w:val="00C04ED2"/>
    <w:rsid w:val="00C05167"/>
    <w:rsid w:val="00C0594C"/>
    <w:rsid w:val="00C05EE3"/>
    <w:rsid w:val="00C064ED"/>
    <w:rsid w:val="00C06F2D"/>
    <w:rsid w:val="00C07074"/>
    <w:rsid w:val="00C07737"/>
    <w:rsid w:val="00C07E41"/>
    <w:rsid w:val="00C11B07"/>
    <w:rsid w:val="00C121B2"/>
    <w:rsid w:val="00C13072"/>
    <w:rsid w:val="00C13774"/>
    <w:rsid w:val="00C15752"/>
    <w:rsid w:val="00C161BE"/>
    <w:rsid w:val="00C16CBF"/>
    <w:rsid w:val="00C16F4B"/>
    <w:rsid w:val="00C1715B"/>
    <w:rsid w:val="00C176F5"/>
    <w:rsid w:val="00C2029A"/>
    <w:rsid w:val="00C20E28"/>
    <w:rsid w:val="00C20EB1"/>
    <w:rsid w:val="00C21205"/>
    <w:rsid w:val="00C2237F"/>
    <w:rsid w:val="00C224A0"/>
    <w:rsid w:val="00C22717"/>
    <w:rsid w:val="00C227E3"/>
    <w:rsid w:val="00C240E2"/>
    <w:rsid w:val="00C240FB"/>
    <w:rsid w:val="00C245B9"/>
    <w:rsid w:val="00C24CE3"/>
    <w:rsid w:val="00C25A77"/>
    <w:rsid w:val="00C27505"/>
    <w:rsid w:val="00C27922"/>
    <w:rsid w:val="00C27E01"/>
    <w:rsid w:val="00C305FE"/>
    <w:rsid w:val="00C3070D"/>
    <w:rsid w:val="00C310B6"/>
    <w:rsid w:val="00C327D4"/>
    <w:rsid w:val="00C32D64"/>
    <w:rsid w:val="00C33D65"/>
    <w:rsid w:val="00C3436E"/>
    <w:rsid w:val="00C356AF"/>
    <w:rsid w:val="00C359FB"/>
    <w:rsid w:val="00C35FEE"/>
    <w:rsid w:val="00C36552"/>
    <w:rsid w:val="00C36928"/>
    <w:rsid w:val="00C37744"/>
    <w:rsid w:val="00C37F56"/>
    <w:rsid w:val="00C404AD"/>
    <w:rsid w:val="00C40E3D"/>
    <w:rsid w:val="00C41104"/>
    <w:rsid w:val="00C4126E"/>
    <w:rsid w:val="00C41B9D"/>
    <w:rsid w:val="00C423F9"/>
    <w:rsid w:val="00C4310B"/>
    <w:rsid w:val="00C437A4"/>
    <w:rsid w:val="00C43C8F"/>
    <w:rsid w:val="00C447B5"/>
    <w:rsid w:val="00C4486D"/>
    <w:rsid w:val="00C44CA3"/>
    <w:rsid w:val="00C44CD1"/>
    <w:rsid w:val="00C47304"/>
    <w:rsid w:val="00C47652"/>
    <w:rsid w:val="00C47841"/>
    <w:rsid w:val="00C50B82"/>
    <w:rsid w:val="00C516A8"/>
    <w:rsid w:val="00C517F6"/>
    <w:rsid w:val="00C5334E"/>
    <w:rsid w:val="00C53A6D"/>
    <w:rsid w:val="00C54051"/>
    <w:rsid w:val="00C55476"/>
    <w:rsid w:val="00C559E2"/>
    <w:rsid w:val="00C55A3A"/>
    <w:rsid w:val="00C55B63"/>
    <w:rsid w:val="00C566FA"/>
    <w:rsid w:val="00C578F1"/>
    <w:rsid w:val="00C6071F"/>
    <w:rsid w:val="00C60D17"/>
    <w:rsid w:val="00C62949"/>
    <w:rsid w:val="00C629F4"/>
    <w:rsid w:val="00C62EB8"/>
    <w:rsid w:val="00C62F7F"/>
    <w:rsid w:val="00C63EE6"/>
    <w:rsid w:val="00C64E0F"/>
    <w:rsid w:val="00C64FFB"/>
    <w:rsid w:val="00C6507C"/>
    <w:rsid w:val="00C6660F"/>
    <w:rsid w:val="00C6765E"/>
    <w:rsid w:val="00C67888"/>
    <w:rsid w:val="00C711FA"/>
    <w:rsid w:val="00C71510"/>
    <w:rsid w:val="00C71534"/>
    <w:rsid w:val="00C72924"/>
    <w:rsid w:val="00C7416D"/>
    <w:rsid w:val="00C745AB"/>
    <w:rsid w:val="00C74C70"/>
    <w:rsid w:val="00C7522E"/>
    <w:rsid w:val="00C76047"/>
    <w:rsid w:val="00C77211"/>
    <w:rsid w:val="00C77627"/>
    <w:rsid w:val="00C802F6"/>
    <w:rsid w:val="00C808EF"/>
    <w:rsid w:val="00C81519"/>
    <w:rsid w:val="00C84090"/>
    <w:rsid w:val="00C84669"/>
    <w:rsid w:val="00C8520F"/>
    <w:rsid w:val="00C872DF"/>
    <w:rsid w:val="00C903C2"/>
    <w:rsid w:val="00C90ECA"/>
    <w:rsid w:val="00C916AB"/>
    <w:rsid w:val="00C91713"/>
    <w:rsid w:val="00C91BB3"/>
    <w:rsid w:val="00C9205C"/>
    <w:rsid w:val="00C92368"/>
    <w:rsid w:val="00C92C50"/>
    <w:rsid w:val="00C93183"/>
    <w:rsid w:val="00C93653"/>
    <w:rsid w:val="00C937C9"/>
    <w:rsid w:val="00C93B6B"/>
    <w:rsid w:val="00C93EFA"/>
    <w:rsid w:val="00C94108"/>
    <w:rsid w:val="00C94579"/>
    <w:rsid w:val="00C951AD"/>
    <w:rsid w:val="00C95F82"/>
    <w:rsid w:val="00C96147"/>
    <w:rsid w:val="00C96E87"/>
    <w:rsid w:val="00C96EC7"/>
    <w:rsid w:val="00C9733A"/>
    <w:rsid w:val="00CA08E0"/>
    <w:rsid w:val="00CA0D07"/>
    <w:rsid w:val="00CA0DCD"/>
    <w:rsid w:val="00CA0E37"/>
    <w:rsid w:val="00CA1263"/>
    <w:rsid w:val="00CA1818"/>
    <w:rsid w:val="00CA1DFB"/>
    <w:rsid w:val="00CA22D1"/>
    <w:rsid w:val="00CA2766"/>
    <w:rsid w:val="00CA3E42"/>
    <w:rsid w:val="00CA4087"/>
    <w:rsid w:val="00CA488E"/>
    <w:rsid w:val="00CA4D11"/>
    <w:rsid w:val="00CA5973"/>
    <w:rsid w:val="00CA613D"/>
    <w:rsid w:val="00CA61F9"/>
    <w:rsid w:val="00CA6FB5"/>
    <w:rsid w:val="00CA727C"/>
    <w:rsid w:val="00CA78A3"/>
    <w:rsid w:val="00CA7DB8"/>
    <w:rsid w:val="00CA7DE9"/>
    <w:rsid w:val="00CB0ACC"/>
    <w:rsid w:val="00CB14B1"/>
    <w:rsid w:val="00CB1D2F"/>
    <w:rsid w:val="00CB2614"/>
    <w:rsid w:val="00CB35B7"/>
    <w:rsid w:val="00CB3BC5"/>
    <w:rsid w:val="00CB3DDF"/>
    <w:rsid w:val="00CB4875"/>
    <w:rsid w:val="00CB5CE4"/>
    <w:rsid w:val="00CB74D6"/>
    <w:rsid w:val="00CB7835"/>
    <w:rsid w:val="00CB7B33"/>
    <w:rsid w:val="00CC087F"/>
    <w:rsid w:val="00CC0BDE"/>
    <w:rsid w:val="00CC0C5D"/>
    <w:rsid w:val="00CC0E38"/>
    <w:rsid w:val="00CC1A19"/>
    <w:rsid w:val="00CC1D57"/>
    <w:rsid w:val="00CC35B0"/>
    <w:rsid w:val="00CC3633"/>
    <w:rsid w:val="00CC37AD"/>
    <w:rsid w:val="00CC383A"/>
    <w:rsid w:val="00CC4BC1"/>
    <w:rsid w:val="00CC4E2E"/>
    <w:rsid w:val="00CC521D"/>
    <w:rsid w:val="00CC5271"/>
    <w:rsid w:val="00CC5571"/>
    <w:rsid w:val="00CC62B4"/>
    <w:rsid w:val="00CC6E07"/>
    <w:rsid w:val="00CD0955"/>
    <w:rsid w:val="00CD0EB8"/>
    <w:rsid w:val="00CD1693"/>
    <w:rsid w:val="00CD16DA"/>
    <w:rsid w:val="00CD1C09"/>
    <w:rsid w:val="00CD1CDA"/>
    <w:rsid w:val="00CD2716"/>
    <w:rsid w:val="00CD2B3B"/>
    <w:rsid w:val="00CD34ED"/>
    <w:rsid w:val="00CD3672"/>
    <w:rsid w:val="00CD5696"/>
    <w:rsid w:val="00CD6DD2"/>
    <w:rsid w:val="00CE0463"/>
    <w:rsid w:val="00CE0535"/>
    <w:rsid w:val="00CE0AD9"/>
    <w:rsid w:val="00CE10BC"/>
    <w:rsid w:val="00CE132E"/>
    <w:rsid w:val="00CE16F3"/>
    <w:rsid w:val="00CE1A47"/>
    <w:rsid w:val="00CE1F8B"/>
    <w:rsid w:val="00CE234B"/>
    <w:rsid w:val="00CE2527"/>
    <w:rsid w:val="00CE2C54"/>
    <w:rsid w:val="00CE33E9"/>
    <w:rsid w:val="00CE35DD"/>
    <w:rsid w:val="00CE3BE0"/>
    <w:rsid w:val="00CE3EF1"/>
    <w:rsid w:val="00CE4C79"/>
    <w:rsid w:val="00CE5A76"/>
    <w:rsid w:val="00CE5D26"/>
    <w:rsid w:val="00CE65B6"/>
    <w:rsid w:val="00CE7F53"/>
    <w:rsid w:val="00CF0346"/>
    <w:rsid w:val="00CF1507"/>
    <w:rsid w:val="00CF179D"/>
    <w:rsid w:val="00CF1A71"/>
    <w:rsid w:val="00CF25AE"/>
    <w:rsid w:val="00CF3939"/>
    <w:rsid w:val="00CF564A"/>
    <w:rsid w:val="00CF56F8"/>
    <w:rsid w:val="00CF59DD"/>
    <w:rsid w:val="00CF5A2E"/>
    <w:rsid w:val="00CF616E"/>
    <w:rsid w:val="00CF63D0"/>
    <w:rsid w:val="00CF6514"/>
    <w:rsid w:val="00CF664B"/>
    <w:rsid w:val="00CF73FB"/>
    <w:rsid w:val="00D00F2D"/>
    <w:rsid w:val="00D0122A"/>
    <w:rsid w:val="00D0181C"/>
    <w:rsid w:val="00D031E2"/>
    <w:rsid w:val="00D03B60"/>
    <w:rsid w:val="00D05E6F"/>
    <w:rsid w:val="00D06394"/>
    <w:rsid w:val="00D066B5"/>
    <w:rsid w:val="00D06A26"/>
    <w:rsid w:val="00D072E4"/>
    <w:rsid w:val="00D079E0"/>
    <w:rsid w:val="00D07D59"/>
    <w:rsid w:val="00D101F8"/>
    <w:rsid w:val="00D11769"/>
    <w:rsid w:val="00D11969"/>
    <w:rsid w:val="00D11E61"/>
    <w:rsid w:val="00D14528"/>
    <w:rsid w:val="00D14866"/>
    <w:rsid w:val="00D14D44"/>
    <w:rsid w:val="00D1517A"/>
    <w:rsid w:val="00D1541F"/>
    <w:rsid w:val="00D1583D"/>
    <w:rsid w:val="00D15CCD"/>
    <w:rsid w:val="00D17EF2"/>
    <w:rsid w:val="00D20164"/>
    <w:rsid w:val="00D21B71"/>
    <w:rsid w:val="00D22610"/>
    <w:rsid w:val="00D228D2"/>
    <w:rsid w:val="00D23027"/>
    <w:rsid w:val="00D23379"/>
    <w:rsid w:val="00D24847"/>
    <w:rsid w:val="00D25B05"/>
    <w:rsid w:val="00D25C4F"/>
    <w:rsid w:val="00D25E80"/>
    <w:rsid w:val="00D26BCF"/>
    <w:rsid w:val="00D271D4"/>
    <w:rsid w:val="00D277C5"/>
    <w:rsid w:val="00D27ADF"/>
    <w:rsid w:val="00D30D4F"/>
    <w:rsid w:val="00D3100E"/>
    <w:rsid w:val="00D31B3E"/>
    <w:rsid w:val="00D32279"/>
    <w:rsid w:val="00D3249D"/>
    <w:rsid w:val="00D32CBE"/>
    <w:rsid w:val="00D33629"/>
    <w:rsid w:val="00D33A74"/>
    <w:rsid w:val="00D33DA9"/>
    <w:rsid w:val="00D3421F"/>
    <w:rsid w:val="00D34D2E"/>
    <w:rsid w:val="00D3528E"/>
    <w:rsid w:val="00D35C0D"/>
    <w:rsid w:val="00D36142"/>
    <w:rsid w:val="00D36798"/>
    <w:rsid w:val="00D36FF8"/>
    <w:rsid w:val="00D37C4B"/>
    <w:rsid w:val="00D40740"/>
    <w:rsid w:val="00D413AE"/>
    <w:rsid w:val="00D41717"/>
    <w:rsid w:val="00D41B79"/>
    <w:rsid w:val="00D42E2E"/>
    <w:rsid w:val="00D42EB4"/>
    <w:rsid w:val="00D4345E"/>
    <w:rsid w:val="00D43929"/>
    <w:rsid w:val="00D4424E"/>
    <w:rsid w:val="00D448D7"/>
    <w:rsid w:val="00D454B7"/>
    <w:rsid w:val="00D45D89"/>
    <w:rsid w:val="00D46CAA"/>
    <w:rsid w:val="00D46F1A"/>
    <w:rsid w:val="00D47952"/>
    <w:rsid w:val="00D502C0"/>
    <w:rsid w:val="00D50D7E"/>
    <w:rsid w:val="00D51176"/>
    <w:rsid w:val="00D5140D"/>
    <w:rsid w:val="00D51A91"/>
    <w:rsid w:val="00D52286"/>
    <w:rsid w:val="00D523B9"/>
    <w:rsid w:val="00D52C32"/>
    <w:rsid w:val="00D538FF"/>
    <w:rsid w:val="00D5434E"/>
    <w:rsid w:val="00D543D8"/>
    <w:rsid w:val="00D54B8A"/>
    <w:rsid w:val="00D55108"/>
    <w:rsid w:val="00D5512A"/>
    <w:rsid w:val="00D57087"/>
    <w:rsid w:val="00D5728B"/>
    <w:rsid w:val="00D5764F"/>
    <w:rsid w:val="00D5797E"/>
    <w:rsid w:val="00D57C3C"/>
    <w:rsid w:val="00D601F8"/>
    <w:rsid w:val="00D603BE"/>
    <w:rsid w:val="00D60645"/>
    <w:rsid w:val="00D60785"/>
    <w:rsid w:val="00D6169D"/>
    <w:rsid w:val="00D61E8E"/>
    <w:rsid w:val="00D62D9A"/>
    <w:rsid w:val="00D63CCF"/>
    <w:rsid w:val="00D63D8E"/>
    <w:rsid w:val="00D64161"/>
    <w:rsid w:val="00D653A4"/>
    <w:rsid w:val="00D65DCF"/>
    <w:rsid w:val="00D6710C"/>
    <w:rsid w:val="00D67366"/>
    <w:rsid w:val="00D6778C"/>
    <w:rsid w:val="00D70055"/>
    <w:rsid w:val="00D70A41"/>
    <w:rsid w:val="00D71702"/>
    <w:rsid w:val="00D7199C"/>
    <w:rsid w:val="00D71A89"/>
    <w:rsid w:val="00D7312E"/>
    <w:rsid w:val="00D747A6"/>
    <w:rsid w:val="00D74AB0"/>
    <w:rsid w:val="00D74B71"/>
    <w:rsid w:val="00D74C93"/>
    <w:rsid w:val="00D752CF"/>
    <w:rsid w:val="00D75835"/>
    <w:rsid w:val="00D75C99"/>
    <w:rsid w:val="00D75D4D"/>
    <w:rsid w:val="00D76D40"/>
    <w:rsid w:val="00D7709A"/>
    <w:rsid w:val="00D77260"/>
    <w:rsid w:val="00D777E3"/>
    <w:rsid w:val="00D80238"/>
    <w:rsid w:val="00D8075A"/>
    <w:rsid w:val="00D81AC7"/>
    <w:rsid w:val="00D81B4E"/>
    <w:rsid w:val="00D81FD7"/>
    <w:rsid w:val="00D82A1E"/>
    <w:rsid w:val="00D835B7"/>
    <w:rsid w:val="00D84E5B"/>
    <w:rsid w:val="00D85128"/>
    <w:rsid w:val="00D86718"/>
    <w:rsid w:val="00D905D1"/>
    <w:rsid w:val="00D90C9F"/>
    <w:rsid w:val="00D90F1F"/>
    <w:rsid w:val="00D91B44"/>
    <w:rsid w:val="00D92169"/>
    <w:rsid w:val="00D93DFE"/>
    <w:rsid w:val="00D93F57"/>
    <w:rsid w:val="00D947D3"/>
    <w:rsid w:val="00D95DC9"/>
    <w:rsid w:val="00DA0053"/>
    <w:rsid w:val="00DA0102"/>
    <w:rsid w:val="00DA1093"/>
    <w:rsid w:val="00DA332E"/>
    <w:rsid w:val="00DA3779"/>
    <w:rsid w:val="00DA4357"/>
    <w:rsid w:val="00DA62C5"/>
    <w:rsid w:val="00DA6852"/>
    <w:rsid w:val="00DA7C3C"/>
    <w:rsid w:val="00DB007E"/>
    <w:rsid w:val="00DB0C5B"/>
    <w:rsid w:val="00DB0E71"/>
    <w:rsid w:val="00DB1B81"/>
    <w:rsid w:val="00DB3067"/>
    <w:rsid w:val="00DB3307"/>
    <w:rsid w:val="00DB3838"/>
    <w:rsid w:val="00DB4E52"/>
    <w:rsid w:val="00DB5751"/>
    <w:rsid w:val="00DC0F66"/>
    <w:rsid w:val="00DC1942"/>
    <w:rsid w:val="00DC2C8F"/>
    <w:rsid w:val="00DC3908"/>
    <w:rsid w:val="00DC3A79"/>
    <w:rsid w:val="00DC432A"/>
    <w:rsid w:val="00DC47D5"/>
    <w:rsid w:val="00DC4BB1"/>
    <w:rsid w:val="00DC55B4"/>
    <w:rsid w:val="00DC5620"/>
    <w:rsid w:val="00DC7F7C"/>
    <w:rsid w:val="00DD008D"/>
    <w:rsid w:val="00DD024D"/>
    <w:rsid w:val="00DD05EE"/>
    <w:rsid w:val="00DD0AF3"/>
    <w:rsid w:val="00DD1200"/>
    <w:rsid w:val="00DD1D9B"/>
    <w:rsid w:val="00DD2D3D"/>
    <w:rsid w:val="00DD321F"/>
    <w:rsid w:val="00DD3305"/>
    <w:rsid w:val="00DD34FA"/>
    <w:rsid w:val="00DD351F"/>
    <w:rsid w:val="00DD412A"/>
    <w:rsid w:val="00DD48F6"/>
    <w:rsid w:val="00DD4C1B"/>
    <w:rsid w:val="00DD4E6D"/>
    <w:rsid w:val="00DD5C94"/>
    <w:rsid w:val="00DD5EE7"/>
    <w:rsid w:val="00DD6220"/>
    <w:rsid w:val="00DD63B7"/>
    <w:rsid w:val="00DD7624"/>
    <w:rsid w:val="00DD7A84"/>
    <w:rsid w:val="00DE07B2"/>
    <w:rsid w:val="00DE0D81"/>
    <w:rsid w:val="00DE1819"/>
    <w:rsid w:val="00DE1B63"/>
    <w:rsid w:val="00DE2978"/>
    <w:rsid w:val="00DE310A"/>
    <w:rsid w:val="00DE47C7"/>
    <w:rsid w:val="00DE4B49"/>
    <w:rsid w:val="00DE52A4"/>
    <w:rsid w:val="00DE59A2"/>
    <w:rsid w:val="00DE718F"/>
    <w:rsid w:val="00DE75FB"/>
    <w:rsid w:val="00DF0AA7"/>
    <w:rsid w:val="00DF16A6"/>
    <w:rsid w:val="00DF1E70"/>
    <w:rsid w:val="00DF264A"/>
    <w:rsid w:val="00DF28B4"/>
    <w:rsid w:val="00DF2B34"/>
    <w:rsid w:val="00DF2B67"/>
    <w:rsid w:val="00DF527A"/>
    <w:rsid w:val="00DF5365"/>
    <w:rsid w:val="00DF58BA"/>
    <w:rsid w:val="00DF62B7"/>
    <w:rsid w:val="00DF63D9"/>
    <w:rsid w:val="00DF6AC4"/>
    <w:rsid w:val="00E00943"/>
    <w:rsid w:val="00E00EB9"/>
    <w:rsid w:val="00E00FE5"/>
    <w:rsid w:val="00E01465"/>
    <w:rsid w:val="00E025C1"/>
    <w:rsid w:val="00E03218"/>
    <w:rsid w:val="00E032AA"/>
    <w:rsid w:val="00E0340F"/>
    <w:rsid w:val="00E05188"/>
    <w:rsid w:val="00E05432"/>
    <w:rsid w:val="00E05DC6"/>
    <w:rsid w:val="00E05E4B"/>
    <w:rsid w:val="00E06036"/>
    <w:rsid w:val="00E0632F"/>
    <w:rsid w:val="00E07754"/>
    <w:rsid w:val="00E07A4B"/>
    <w:rsid w:val="00E100C7"/>
    <w:rsid w:val="00E1031B"/>
    <w:rsid w:val="00E10F55"/>
    <w:rsid w:val="00E12806"/>
    <w:rsid w:val="00E12DA1"/>
    <w:rsid w:val="00E13008"/>
    <w:rsid w:val="00E13061"/>
    <w:rsid w:val="00E13614"/>
    <w:rsid w:val="00E13BFC"/>
    <w:rsid w:val="00E13EC7"/>
    <w:rsid w:val="00E140E3"/>
    <w:rsid w:val="00E165F3"/>
    <w:rsid w:val="00E17321"/>
    <w:rsid w:val="00E1789B"/>
    <w:rsid w:val="00E20415"/>
    <w:rsid w:val="00E20722"/>
    <w:rsid w:val="00E20766"/>
    <w:rsid w:val="00E20BD3"/>
    <w:rsid w:val="00E20D1F"/>
    <w:rsid w:val="00E2263D"/>
    <w:rsid w:val="00E23562"/>
    <w:rsid w:val="00E25D99"/>
    <w:rsid w:val="00E26E80"/>
    <w:rsid w:val="00E27760"/>
    <w:rsid w:val="00E27A4C"/>
    <w:rsid w:val="00E300C3"/>
    <w:rsid w:val="00E312EA"/>
    <w:rsid w:val="00E314B3"/>
    <w:rsid w:val="00E33190"/>
    <w:rsid w:val="00E332ED"/>
    <w:rsid w:val="00E33DC9"/>
    <w:rsid w:val="00E343B1"/>
    <w:rsid w:val="00E34510"/>
    <w:rsid w:val="00E346E2"/>
    <w:rsid w:val="00E35ACC"/>
    <w:rsid w:val="00E378A0"/>
    <w:rsid w:val="00E37CE7"/>
    <w:rsid w:val="00E42399"/>
    <w:rsid w:val="00E44647"/>
    <w:rsid w:val="00E4466E"/>
    <w:rsid w:val="00E44A60"/>
    <w:rsid w:val="00E44BC7"/>
    <w:rsid w:val="00E455EB"/>
    <w:rsid w:val="00E45908"/>
    <w:rsid w:val="00E45E27"/>
    <w:rsid w:val="00E46F8A"/>
    <w:rsid w:val="00E47634"/>
    <w:rsid w:val="00E50B8D"/>
    <w:rsid w:val="00E51674"/>
    <w:rsid w:val="00E52326"/>
    <w:rsid w:val="00E52838"/>
    <w:rsid w:val="00E52BFB"/>
    <w:rsid w:val="00E535C4"/>
    <w:rsid w:val="00E53EAA"/>
    <w:rsid w:val="00E54184"/>
    <w:rsid w:val="00E541B1"/>
    <w:rsid w:val="00E5443B"/>
    <w:rsid w:val="00E54D39"/>
    <w:rsid w:val="00E55115"/>
    <w:rsid w:val="00E551FB"/>
    <w:rsid w:val="00E555E5"/>
    <w:rsid w:val="00E555F0"/>
    <w:rsid w:val="00E56AC5"/>
    <w:rsid w:val="00E56DF9"/>
    <w:rsid w:val="00E60400"/>
    <w:rsid w:val="00E60B10"/>
    <w:rsid w:val="00E60BD1"/>
    <w:rsid w:val="00E60C02"/>
    <w:rsid w:val="00E615C8"/>
    <w:rsid w:val="00E617DC"/>
    <w:rsid w:val="00E6243F"/>
    <w:rsid w:val="00E62DF8"/>
    <w:rsid w:val="00E6431D"/>
    <w:rsid w:val="00E6661B"/>
    <w:rsid w:val="00E67C4B"/>
    <w:rsid w:val="00E70434"/>
    <w:rsid w:val="00E71794"/>
    <w:rsid w:val="00E71AFD"/>
    <w:rsid w:val="00E71D87"/>
    <w:rsid w:val="00E73169"/>
    <w:rsid w:val="00E73527"/>
    <w:rsid w:val="00E73CE0"/>
    <w:rsid w:val="00E745EC"/>
    <w:rsid w:val="00E7599B"/>
    <w:rsid w:val="00E769AD"/>
    <w:rsid w:val="00E76D66"/>
    <w:rsid w:val="00E771D1"/>
    <w:rsid w:val="00E772B0"/>
    <w:rsid w:val="00E77504"/>
    <w:rsid w:val="00E80883"/>
    <w:rsid w:val="00E80AE8"/>
    <w:rsid w:val="00E8138D"/>
    <w:rsid w:val="00E81485"/>
    <w:rsid w:val="00E81B90"/>
    <w:rsid w:val="00E81E31"/>
    <w:rsid w:val="00E82CFB"/>
    <w:rsid w:val="00E833AD"/>
    <w:rsid w:val="00E851C2"/>
    <w:rsid w:val="00E868CB"/>
    <w:rsid w:val="00E874F2"/>
    <w:rsid w:val="00E876FD"/>
    <w:rsid w:val="00E87707"/>
    <w:rsid w:val="00E879AC"/>
    <w:rsid w:val="00E90317"/>
    <w:rsid w:val="00E9070C"/>
    <w:rsid w:val="00E90DE9"/>
    <w:rsid w:val="00E91883"/>
    <w:rsid w:val="00E91D2C"/>
    <w:rsid w:val="00E92083"/>
    <w:rsid w:val="00E929A1"/>
    <w:rsid w:val="00E942AD"/>
    <w:rsid w:val="00E943EF"/>
    <w:rsid w:val="00E9456E"/>
    <w:rsid w:val="00E94C46"/>
    <w:rsid w:val="00E950E3"/>
    <w:rsid w:val="00E96983"/>
    <w:rsid w:val="00E969E4"/>
    <w:rsid w:val="00E96A0B"/>
    <w:rsid w:val="00E96B79"/>
    <w:rsid w:val="00EA0560"/>
    <w:rsid w:val="00EA059C"/>
    <w:rsid w:val="00EA08ED"/>
    <w:rsid w:val="00EA258B"/>
    <w:rsid w:val="00EA2B7E"/>
    <w:rsid w:val="00EA2CE4"/>
    <w:rsid w:val="00EA4DCB"/>
    <w:rsid w:val="00EA5D63"/>
    <w:rsid w:val="00EA65C0"/>
    <w:rsid w:val="00EA7186"/>
    <w:rsid w:val="00EA78F9"/>
    <w:rsid w:val="00EB0304"/>
    <w:rsid w:val="00EB041D"/>
    <w:rsid w:val="00EB042B"/>
    <w:rsid w:val="00EB11D1"/>
    <w:rsid w:val="00EB1936"/>
    <w:rsid w:val="00EB21D3"/>
    <w:rsid w:val="00EB3140"/>
    <w:rsid w:val="00EB42EA"/>
    <w:rsid w:val="00EB45F9"/>
    <w:rsid w:val="00EB467C"/>
    <w:rsid w:val="00EB4A3B"/>
    <w:rsid w:val="00EB4D3C"/>
    <w:rsid w:val="00EB4D92"/>
    <w:rsid w:val="00EB546E"/>
    <w:rsid w:val="00EB5507"/>
    <w:rsid w:val="00EB551B"/>
    <w:rsid w:val="00EB6850"/>
    <w:rsid w:val="00EB783D"/>
    <w:rsid w:val="00EB7C34"/>
    <w:rsid w:val="00EB7EAB"/>
    <w:rsid w:val="00EC29D6"/>
    <w:rsid w:val="00EC342A"/>
    <w:rsid w:val="00EC3938"/>
    <w:rsid w:val="00EC3D6F"/>
    <w:rsid w:val="00EC3EDA"/>
    <w:rsid w:val="00EC4382"/>
    <w:rsid w:val="00EC4660"/>
    <w:rsid w:val="00EC5181"/>
    <w:rsid w:val="00EC5305"/>
    <w:rsid w:val="00EC5C14"/>
    <w:rsid w:val="00EC6A12"/>
    <w:rsid w:val="00EC730A"/>
    <w:rsid w:val="00EC7DBD"/>
    <w:rsid w:val="00ED123E"/>
    <w:rsid w:val="00ED1797"/>
    <w:rsid w:val="00ED1AC5"/>
    <w:rsid w:val="00ED1B7E"/>
    <w:rsid w:val="00ED271B"/>
    <w:rsid w:val="00ED2B8C"/>
    <w:rsid w:val="00ED30C8"/>
    <w:rsid w:val="00ED3845"/>
    <w:rsid w:val="00ED3CAB"/>
    <w:rsid w:val="00ED3FC2"/>
    <w:rsid w:val="00ED4650"/>
    <w:rsid w:val="00ED491D"/>
    <w:rsid w:val="00ED4E49"/>
    <w:rsid w:val="00ED5AD0"/>
    <w:rsid w:val="00ED7BCD"/>
    <w:rsid w:val="00EE0ECC"/>
    <w:rsid w:val="00EE2B52"/>
    <w:rsid w:val="00EE3978"/>
    <w:rsid w:val="00EE3CE5"/>
    <w:rsid w:val="00EE40B3"/>
    <w:rsid w:val="00EE6501"/>
    <w:rsid w:val="00EF0241"/>
    <w:rsid w:val="00EF0854"/>
    <w:rsid w:val="00EF0B2C"/>
    <w:rsid w:val="00EF0CE0"/>
    <w:rsid w:val="00EF0E6D"/>
    <w:rsid w:val="00EF1C50"/>
    <w:rsid w:val="00EF1D1E"/>
    <w:rsid w:val="00EF2DDD"/>
    <w:rsid w:val="00EF3065"/>
    <w:rsid w:val="00EF3B3F"/>
    <w:rsid w:val="00EF3BCC"/>
    <w:rsid w:val="00EF4A52"/>
    <w:rsid w:val="00EF4C9E"/>
    <w:rsid w:val="00EF4CDD"/>
    <w:rsid w:val="00EF4E74"/>
    <w:rsid w:val="00EF562A"/>
    <w:rsid w:val="00EF5DEC"/>
    <w:rsid w:val="00EF644A"/>
    <w:rsid w:val="00EF6E0E"/>
    <w:rsid w:val="00EF7ED9"/>
    <w:rsid w:val="00F00505"/>
    <w:rsid w:val="00F017AE"/>
    <w:rsid w:val="00F01D89"/>
    <w:rsid w:val="00F02711"/>
    <w:rsid w:val="00F03A2D"/>
    <w:rsid w:val="00F03ACC"/>
    <w:rsid w:val="00F03F14"/>
    <w:rsid w:val="00F04249"/>
    <w:rsid w:val="00F05034"/>
    <w:rsid w:val="00F06B07"/>
    <w:rsid w:val="00F07458"/>
    <w:rsid w:val="00F07C85"/>
    <w:rsid w:val="00F10185"/>
    <w:rsid w:val="00F104A7"/>
    <w:rsid w:val="00F10733"/>
    <w:rsid w:val="00F1138D"/>
    <w:rsid w:val="00F115E7"/>
    <w:rsid w:val="00F12358"/>
    <w:rsid w:val="00F129E1"/>
    <w:rsid w:val="00F13522"/>
    <w:rsid w:val="00F14133"/>
    <w:rsid w:val="00F1426B"/>
    <w:rsid w:val="00F14A4F"/>
    <w:rsid w:val="00F14BAA"/>
    <w:rsid w:val="00F150B3"/>
    <w:rsid w:val="00F151C3"/>
    <w:rsid w:val="00F165CC"/>
    <w:rsid w:val="00F169C0"/>
    <w:rsid w:val="00F173F3"/>
    <w:rsid w:val="00F1789E"/>
    <w:rsid w:val="00F17FA4"/>
    <w:rsid w:val="00F2091B"/>
    <w:rsid w:val="00F213A1"/>
    <w:rsid w:val="00F2161C"/>
    <w:rsid w:val="00F2170C"/>
    <w:rsid w:val="00F225A9"/>
    <w:rsid w:val="00F226AA"/>
    <w:rsid w:val="00F24AA4"/>
    <w:rsid w:val="00F24B2C"/>
    <w:rsid w:val="00F24E74"/>
    <w:rsid w:val="00F251E1"/>
    <w:rsid w:val="00F2547D"/>
    <w:rsid w:val="00F2626B"/>
    <w:rsid w:val="00F26598"/>
    <w:rsid w:val="00F3005A"/>
    <w:rsid w:val="00F302B0"/>
    <w:rsid w:val="00F307CC"/>
    <w:rsid w:val="00F3149C"/>
    <w:rsid w:val="00F3181C"/>
    <w:rsid w:val="00F318E9"/>
    <w:rsid w:val="00F31F0B"/>
    <w:rsid w:val="00F32B2A"/>
    <w:rsid w:val="00F32ECB"/>
    <w:rsid w:val="00F3332E"/>
    <w:rsid w:val="00F34AFA"/>
    <w:rsid w:val="00F34CA7"/>
    <w:rsid w:val="00F352A9"/>
    <w:rsid w:val="00F360EE"/>
    <w:rsid w:val="00F36EB2"/>
    <w:rsid w:val="00F37A54"/>
    <w:rsid w:val="00F37EA9"/>
    <w:rsid w:val="00F404B5"/>
    <w:rsid w:val="00F41533"/>
    <w:rsid w:val="00F419C7"/>
    <w:rsid w:val="00F43054"/>
    <w:rsid w:val="00F43931"/>
    <w:rsid w:val="00F44D49"/>
    <w:rsid w:val="00F450F6"/>
    <w:rsid w:val="00F455D9"/>
    <w:rsid w:val="00F45C5B"/>
    <w:rsid w:val="00F51283"/>
    <w:rsid w:val="00F514F3"/>
    <w:rsid w:val="00F5194F"/>
    <w:rsid w:val="00F5322D"/>
    <w:rsid w:val="00F5401B"/>
    <w:rsid w:val="00F5445E"/>
    <w:rsid w:val="00F55C9B"/>
    <w:rsid w:val="00F568E8"/>
    <w:rsid w:val="00F56E58"/>
    <w:rsid w:val="00F572CD"/>
    <w:rsid w:val="00F57482"/>
    <w:rsid w:val="00F57989"/>
    <w:rsid w:val="00F60463"/>
    <w:rsid w:val="00F60D65"/>
    <w:rsid w:val="00F60EE4"/>
    <w:rsid w:val="00F6112D"/>
    <w:rsid w:val="00F619AC"/>
    <w:rsid w:val="00F63A69"/>
    <w:rsid w:val="00F65D18"/>
    <w:rsid w:val="00F65E28"/>
    <w:rsid w:val="00F663CF"/>
    <w:rsid w:val="00F663FA"/>
    <w:rsid w:val="00F67677"/>
    <w:rsid w:val="00F679B3"/>
    <w:rsid w:val="00F70177"/>
    <w:rsid w:val="00F709C6"/>
    <w:rsid w:val="00F70C96"/>
    <w:rsid w:val="00F71092"/>
    <w:rsid w:val="00F716AC"/>
    <w:rsid w:val="00F7190A"/>
    <w:rsid w:val="00F72130"/>
    <w:rsid w:val="00F725F9"/>
    <w:rsid w:val="00F72B00"/>
    <w:rsid w:val="00F72C38"/>
    <w:rsid w:val="00F72F01"/>
    <w:rsid w:val="00F739A5"/>
    <w:rsid w:val="00F73F09"/>
    <w:rsid w:val="00F742E8"/>
    <w:rsid w:val="00F744DA"/>
    <w:rsid w:val="00F744E3"/>
    <w:rsid w:val="00F746EB"/>
    <w:rsid w:val="00F74AA3"/>
    <w:rsid w:val="00F74BFE"/>
    <w:rsid w:val="00F7519B"/>
    <w:rsid w:val="00F764B8"/>
    <w:rsid w:val="00F774AA"/>
    <w:rsid w:val="00F7772C"/>
    <w:rsid w:val="00F8039B"/>
    <w:rsid w:val="00F80522"/>
    <w:rsid w:val="00F81F23"/>
    <w:rsid w:val="00F822B2"/>
    <w:rsid w:val="00F82D96"/>
    <w:rsid w:val="00F834B8"/>
    <w:rsid w:val="00F847C1"/>
    <w:rsid w:val="00F847E1"/>
    <w:rsid w:val="00F84AD8"/>
    <w:rsid w:val="00F85591"/>
    <w:rsid w:val="00F85610"/>
    <w:rsid w:val="00F85A89"/>
    <w:rsid w:val="00F87B72"/>
    <w:rsid w:val="00F87E82"/>
    <w:rsid w:val="00F90888"/>
    <w:rsid w:val="00F921E1"/>
    <w:rsid w:val="00F922DD"/>
    <w:rsid w:val="00F92653"/>
    <w:rsid w:val="00F92D04"/>
    <w:rsid w:val="00F92D15"/>
    <w:rsid w:val="00F93BC3"/>
    <w:rsid w:val="00F93E0E"/>
    <w:rsid w:val="00F94C56"/>
    <w:rsid w:val="00F94F4C"/>
    <w:rsid w:val="00F96437"/>
    <w:rsid w:val="00F96749"/>
    <w:rsid w:val="00F96E63"/>
    <w:rsid w:val="00F979F9"/>
    <w:rsid w:val="00F97DA6"/>
    <w:rsid w:val="00FA0671"/>
    <w:rsid w:val="00FA076F"/>
    <w:rsid w:val="00FA0AEA"/>
    <w:rsid w:val="00FA0D13"/>
    <w:rsid w:val="00FA1546"/>
    <w:rsid w:val="00FA1D23"/>
    <w:rsid w:val="00FA2420"/>
    <w:rsid w:val="00FA2A68"/>
    <w:rsid w:val="00FA307B"/>
    <w:rsid w:val="00FA3A1F"/>
    <w:rsid w:val="00FA46F0"/>
    <w:rsid w:val="00FA4B9B"/>
    <w:rsid w:val="00FA557F"/>
    <w:rsid w:val="00FA5936"/>
    <w:rsid w:val="00FA617B"/>
    <w:rsid w:val="00FA629F"/>
    <w:rsid w:val="00FA68CF"/>
    <w:rsid w:val="00FA6EA4"/>
    <w:rsid w:val="00FA6FAB"/>
    <w:rsid w:val="00FB0A49"/>
    <w:rsid w:val="00FB1076"/>
    <w:rsid w:val="00FB2B93"/>
    <w:rsid w:val="00FB2DBD"/>
    <w:rsid w:val="00FB31E8"/>
    <w:rsid w:val="00FB3694"/>
    <w:rsid w:val="00FB398A"/>
    <w:rsid w:val="00FB44BA"/>
    <w:rsid w:val="00FB4B94"/>
    <w:rsid w:val="00FB5E01"/>
    <w:rsid w:val="00FB7260"/>
    <w:rsid w:val="00FB738D"/>
    <w:rsid w:val="00FB7504"/>
    <w:rsid w:val="00FB782F"/>
    <w:rsid w:val="00FC038A"/>
    <w:rsid w:val="00FC073B"/>
    <w:rsid w:val="00FC13B5"/>
    <w:rsid w:val="00FC1A70"/>
    <w:rsid w:val="00FC20FC"/>
    <w:rsid w:val="00FC2269"/>
    <w:rsid w:val="00FC23D2"/>
    <w:rsid w:val="00FC29A0"/>
    <w:rsid w:val="00FC3358"/>
    <w:rsid w:val="00FC3903"/>
    <w:rsid w:val="00FC3BA0"/>
    <w:rsid w:val="00FC5073"/>
    <w:rsid w:val="00FC5E41"/>
    <w:rsid w:val="00FC5F8D"/>
    <w:rsid w:val="00FC6700"/>
    <w:rsid w:val="00FC6E05"/>
    <w:rsid w:val="00FC7113"/>
    <w:rsid w:val="00FC76FC"/>
    <w:rsid w:val="00FC7F3B"/>
    <w:rsid w:val="00FD34DF"/>
    <w:rsid w:val="00FD372F"/>
    <w:rsid w:val="00FD3940"/>
    <w:rsid w:val="00FD43A5"/>
    <w:rsid w:val="00FD44EB"/>
    <w:rsid w:val="00FD58FF"/>
    <w:rsid w:val="00FD75A2"/>
    <w:rsid w:val="00FD7B56"/>
    <w:rsid w:val="00FD7FC5"/>
    <w:rsid w:val="00FE0D5C"/>
    <w:rsid w:val="00FE201F"/>
    <w:rsid w:val="00FE239F"/>
    <w:rsid w:val="00FE27CF"/>
    <w:rsid w:val="00FE2A35"/>
    <w:rsid w:val="00FE2D6E"/>
    <w:rsid w:val="00FE3238"/>
    <w:rsid w:val="00FE3349"/>
    <w:rsid w:val="00FE4F33"/>
    <w:rsid w:val="00FE559A"/>
    <w:rsid w:val="00FE559C"/>
    <w:rsid w:val="00FE55AC"/>
    <w:rsid w:val="00FE5D69"/>
    <w:rsid w:val="00FE71D8"/>
    <w:rsid w:val="00FE7D0D"/>
    <w:rsid w:val="00FE7E20"/>
    <w:rsid w:val="00FE7E40"/>
    <w:rsid w:val="00FE7E6C"/>
    <w:rsid w:val="00FF108A"/>
    <w:rsid w:val="00FF12B3"/>
    <w:rsid w:val="00FF1374"/>
    <w:rsid w:val="00FF18D5"/>
    <w:rsid w:val="00FF1BB8"/>
    <w:rsid w:val="00FF356C"/>
    <w:rsid w:val="00FF3F30"/>
    <w:rsid w:val="00FF42DA"/>
    <w:rsid w:val="00FF4D0B"/>
    <w:rsid w:val="00FF4E9C"/>
    <w:rsid w:val="00FF6500"/>
    <w:rsid w:val="00FF66BB"/>
    <w:rsid w:val="00FF7054"/>
    <w:rsid w:val="00FF718A"/>
    <w:rsid w:val="00FF7C1F"/>
    <w:rsid w:val="01030908"/>
    <w:rsid w:val="01107C80"/>
    <w:rsid w:val="014927EE"/>
    <w:rsid w:val="01599809"/>
    <w:rsid w:val="01A69E84"/>
    <w:rsid w:val="01BEC197"/>
    <w:rsid w:val="01DED7F3"/>
    <w:rsid w:val="01ED19E0"/>
    <w:rsid w:val="021A5274"/>
    <w:rsid w:val="0223320C"/>
    <w:rsid w:val="022E2CE3"/>
    <w:rsid w:val="0288B1B2"/>
    <w:rsid w:val="02B39F77"/>
    <w:rsid w:val="02B9E8FB"/>
    <w:rsid w:val="02C0D8C1"/>
    <w:rsid w:val="02D4792C"/>
    <w:rsid w:val="03086BB8"/>
    <w:rsid w:val="0316B1B0"/>
    <w:rsid w:val="033BDF10"/>
    <w:rsid w:val="03706F39"/>
    <w:rsid w:val="039718A0"/>
    <w:rsid w:val="03AFB3D9"/>
    <w:rsid w:val="03CFBE68"/>
    <w:rsid w:val="03DDF673"/>
    <w:rsid w:val="03EE5350"/>
    <w:rsid w:val="040CB767"/>
    <w:rsid w:val="043B95E5"/>
    <w:rsid w:val="043D0301"/>
    <w:rsid w:val="04516860"/>
    <w:rsid w:val="0464EDF3"/>
    <w:rsid w:val="0471D835"/>
    <w:rsid w:val="0478EC20"/>
    <w:rsid w:val="04B02E8D"/>
    <w:rsid w:val="04B0F4C4"/>
    <w:rsid w:val="04B76E94"/>
    <w:rsid w:val="04C6FA98"/>
    <w:rsid w:val="04CC0865"/>
    <w:rsid w:val="04DCDAEC"/>
    <w:rsid w:val="04EB908A"/>
    <w:rsid w:val="04FF00CA"/>
    <w:rsid w:val="0505EF51"/>
    <w:rsid w:val="05625851"/>
    <w:rsid w:val="0579212B"/>
    <w:rsid w:val="057EA8DC"/>
    <w:rsid w:val="05806ADC"/>
    <w:rsid w:val="059FF61A"/>
    <w:rsid w:val="05AEAF10"/>
    <w:rsid w:val="05D3C77F"/>
    <w:rsid w:val="05D4DE51"/>
    <w:rsid w:val="05F33105"/>
    <w:rsid w:val="063196EF"/>
    <w:rsid w:val="06412ED4"/>
    <w:rsid w:val="0659DF18"/>
    <w:rsid w:val="06769859"/>
    <w:rsid w:val="06ABAE9D"/>
    <w:rsid w:val="06D1BDB3"/>
    <w:rsid w:val="06DD9B2E"/>
    <w:rsid w:val="07622C41"/>
    <w:rsid w:val="0775932E"/>
    <w:rsid w:val="078A280C"/>
    <w:rsid w:val="07920100"/>
    <w:rsid w:val="07E65153"/>
    <w:rsid w:val="083825CE"/>
    <w:rsid w:val="084E0A8E"/>
    <w:rsid w:val="088B8998"/>
    <w:rsid w:val="08A0CB0F"/>
    <w:rsid w:val="08ACFAE3"/>
    <w:rsid w:val="08CF16C8"/>
    <w:rsid w:val="08DD0278"/>
    <w:rsid w:val="09058E3B"/>
    <w:rsid w:val="0909E39D"/>
    <w:rsid w:val="099C9946"/>
    <w:rsid w:val="09ECF67C"/>
    <w:rsid w:val="09F7F8D0"/>
    <w:rsid w:val="09F9AF2A"/>
    <w:rsid w:val="0A3146CC"/>
    <w:rsid w:val="0AB0819E"/>
    <w:rsid w:val="0ACA7291"/>
    <w:rsid w:val="0AD1E7FD"/>
    <w:rsid w:val="0AECDAC2"/>
    <w:rsid w:val="0B280C06"/>
    <w:rsid w:val="0B300401"/>
    <w:rsid w:val="0B5959CA"/>
    <w:rsid w:val="0B74D068"/>
    <w:rsid w:val="0BA0921B"/>
    <w:rsid w:val="0BA943DB"/>
    <w:rsid w:val="0BB572C3"/>
    <w:rsid w:val="0BCE8961"/>
    <w:rsid w:val="0BF01DE1"/>
    <w:rsid w:val="0C492266"/>
    <w:rsid w:val="0C54A1B1"/>
    <w:rsid w:val="0C5C6263"/>
    <w:rsid w:val="0CA7928E"/>
    <w:rsid w:val="0CC3F40B"/>
    <w:rsid w:val="0CFC5E7E"/>
    <w:rsid w:val="0D174104"/>
    <w:rsid w:val="0D3BA302"/>
    <w:rsid w:val="0DBDDB59"/>
    <w:rsid w:val="0DE1C4A7"/>
    <w:rsid w:val="0DE7D98D"/>
    <w:rsid w:val="0E46C26D"/>
    <w:rsid w:val="0E67A299"/>
    <w:rsid w:val="0F23E786"/>
    <w:rsid w:val="0F43CE06"/>
    <w:rsid w:val="0F45295B"/>
    <w:rsid w:val="0F6208DF"/>
    <w:rsid w:val="0FADD758"/>
    <w:rsid w:val="0FBFC607"/>
    <w:rsid w:val="0FD1089D"/>
    <w:rsid w:val="0FD4C36E"/>
    <w:rsid w:val="0FEC8EA9"/>
    <w:rsid w:val="0FFBD7C9"/>
    <w:rsid w:val="102499BA"/>
    <w:rsid w:val="1050A9EC"/>
    <w:rsid w:val="10851AF0"/>
    <w:rsid w:val="109E72D4"/>
    <w:rsid w:val="11106D08"/>
    <w:rsid w:val="1117F298"/>
    <w:rsid w:val="113005BF"/>
    <w:rsid w:val="11483088"/>
    <w:rsid w:val="11A80D44"/>
    <w:rsid w:val="11F5909E"/>
    <w:rsid w:val="12471333"/>
    <w:rsid w:val="12479A7F"/>
    <w:rsid w:val="1249B8ED"/>
    <w:rsid w:val="124F61E6"/>
    <w:rsid w:val="128703FE"/>
    <w:rsid w:val="12B04DF2"/>
    <w:rsid w:val="12B5EDD0"/>
    <w:rsid w:val="12BDC8DE"/>
    <w:rsid w:val="12C21A81"/>
    <w:rsid w:val="12D6363F"/>
    <w:rsid w:val="1306C34A"/>
    <w:rsid w:val="13094ACC"/>
    <w:rsid w:val="1326A490"/>
    <w:rsid w:val="13905F49"/>
    <w:rsid w:val="13E983C6"/>
    <w:rsid w:val="1409E0EF"/>
    <w:rsid w:val="143B7512"/>
    <w:rsid w:val="143F9941"/>
    <w:rsid w:val="144CDFE9"/>
    <w:rsid w:val="145D6187"/>
    <w:rsid w:val="148FC016"/>
    <w:rsid w:val="149EE2F4"/>
    <w:rsid w:val="14A0FEA9"/>
    <w:rsid w:val="14DB4876"/>
    <w:rsid w:val="14F609FC"/>
    <w:rsid w:val="14F67208"/>
    <w:rsid w:val="14FDEF71"/>
    <w:rsid w:val="159D08F7"/>
    <w:rsid w:val="15B9EFA0"/>
    <w:rsid w:val="15F8309D"/>
    <w:rsid w:val="160EA18A"/>
    <w:rsid w:val="164ECDD2"/>
    <w:rsid w:val="166FAB54"/>
    <w:rsid w:val="169D325F"/>
    <w:rsid w:val="16BB4E09"/>
    <w:rsid w:val="16BC83CA"/>
    <w:rsid w:val="16DCB34E"/>
    <w:rsid w:val="171583B5"/>
    <w:rsid w:val="17B750EA"/>
    <w:rsid w:val="17D0424F"/>
    <w:rsid w:val="17DDA09D"/>
    <w:rsid w:val="17E4A156"/>
    <w:rsid w:val="188E13CC"/>
    <w:rsid w:val="190407A6"/>
    <w:rsid w:val="19275AAD"/>
    <w:rsid w:val="195A4272"/>
    <w:rsid w:val="19888A6F"/>
    <w:rsid w:val="19AC5E52"/>
    <w:rsid w:val="19C8A140"/>
    <w:rsid w:val="1A2B6F64"/>
    <w:rsid w:val="1A37AC4E"/>
    <w:rsid w:val="1A7B6B02"/>
    <w:rsid w:val="1B086073"/>
    <w:rsid w:val="1B0B5CF3"/>
    <w:rsid w:val="1B15A535"/>
    <w:rsid w:val="1B16CF8C"/>
    <w:rsid w:val="1B2D97FE"/>
    <w:rsid w:val="1B444A6A"/>
    <w:rsid w:val="1B5AFFD0"/>
    <w:rsid w:val="1B6E8112"/>
    <w:rsid w:val="1B75C96A"/>
    <w:rsid w:val="1B7F4277"/>
    <w:rsid w:val="1BC8843D"/>
    <w:rsid w:val="1C0EA027"/>
    <w:rsid w:val="1C1BED29"/>
    <w:rsid w:val="1C389A6F"/>
    <w:rsid w:val="1C43A4E9"/>
    <w:rsid w:val="1C9BF726"/>
    <w:rsid w:val="1CEEC825"/>
    <w:rsid w:val="1D0031FC"/>
    <w:rsid w:val="1D024349"/>
    <w:rsid w:val="1D158D50"/>
    <w:rsid w:val="1D1A7D5E"/>
    <w:rsid w:val="1D356B90"/>
    <w:rsid w:val="1D66419B"/>
    <w:rsid w:val="1D7C82CF"/>
    <w:rsid w:val="1DA98427"/>
    <w:rsid w:val="1DBD53DA"/>
    <w:rsid w:val="1E16DFA2"/>
    <w:rsid w:val="1E1C89FC"/>
    <w:rsid w:val="1E3E4448"/>
    <w:rsid w:val="1E9B6946"/>
    <w:rsid w:val="1EAF0288"/>
    <w:rsid w:val="1EDB0298"/>
    <w:rsid w:val="1EED911E"/>
    <w:rsid w:val="1F03CE06"/>
    <w:rsid w:val="1F4DB915"/>
    <w:rsid w:val="1F7D8069"/>
    <w:rsid w:val="1F85DCC6"/>
    <w:rsid w:val="1FC269C2"/>
    <w:rsid w:val="1FC437C4"/>
    <w:rsid w:val="1FCDC98A"/>
    <w:rsid w:val="200363E4"/>
    <w:rsid w:val="2046DDD5"/>
    <w:rsid w:val="205AD561"/>
    <w:rsid w:val="207BC342"/>
    <w:rsid w:val="209AB70D"/>
    <w:rsid w:val="20A4B384"/>
    <w:rsid w:val="20B28094"/>
    <w:rsid w:val="20D5C330"/>
    <w:rsid w:val="20E7204A"/>
    <w:rsid w:val="21023701"/>
    <w:rsid w:val="21124B0D"/>
    <w:rsid w:val="2114D656"/>
    <w:rsid w:val="212F358D"/>
    <w:rsid w:val="2132756D"/>
    <w:rsid w:val="2142EACF"/>
    <w:rsid w:val="214EBE8F"/>
    <w:rsid w:val="21A18105"/>
    <w:rsid w:val="21E7EE0B"/>
    <w:rsid w:val="21ECB48E"/>
    <w:rsid w:val="2219B223"/>
    <w:rsid w:val="228C1558"/>
    <w:rsid w:val="22B0AF94"/>
    <w:rsid w:val="22B54CDB"/>
    <w:rsid w:val="22D305C9"/>
    <w:rsid w:val="231E5547"/>
    <w:rsid w:val="23561DDB"/>
    <w:rsid w:val="23AAAAD0"/>
    <w:rsid w:val="23BFA8D6"/>
    <w:rsid w:val="23F4B84F"/>
    <w:rsid w:val="23FA9449"/>
    <w:rsid w:val="242B3DE0"/>
    <w:rsid w:val="243C703E"/>
    <w:rsid w:val="2478536A"/>
    <w:rsid w:val="24833B29"/>
    <w:rsid w:val="24A78931"/>
    <w:rsid w:val="24B321E5"/>
    <w:rsid w:val="24C5E2E4"/>
    <w:rsid w:val="24D43F29"/>
    <w:rsid w:val="24F68DC0"/>
    <w:rsid w:val="250C7F0A"/>
    <w:rsid w:val="251EDF7A"/>
    <w:rsid w:val="25207F60"/>
    <w:rsid w:val="2591749C"/>
    <w:rsid w:val="25A14DF8"/>
    <w:rsid w:val="25A31C80"/>
    <w:rsid w:val="25BF6CE2"/>
    <w:rsid w:val="25D2BE72"/>
    <w:rsid w:val="261D5D40"/>
    <w:rsid w:val="26441BCE"/>
    <w:rsid w:val="2654B3F1"/>
    <w:rsid w:val="265A873B"/>
    <w:rsid w:val="26A03729"/>
    <w:rsid w:val="26BD75E1"/>
    <w:rsid w:val="26E30F4C"/>
    <w:rsid w:val="27145F17"/>
    <w:rsid w:val="27298DA6"/>
    <w:rsid w:val="272F8672"/>
    <w:rsid w:val="2736575C"/>
    <w:rsid w:val="273B5664"/>
    <w:rsid w:val="274082E7"/>
    <w:rsid w:val="275363EA"/>
    <w:rsid w:val="2774335E"/>
    <w:rsid w:val="27B77EBD"/>
    <w:rsid w:val="27BDC845"/>
    <w:rsid w:val="27D585FF"/>
    <w:rsid w:val="27DAE41F"/>
    <w:rsid w:val="2822BA34"/>
    <w:rsid w:val="283B4564"/>
    <w:rsid w:val="283D02F1"/>
    <w:rsid w:val="28441524"/>
    <w:rsid w:val="2875A613"/>
    <w:rsid w:val="289A0ED7"/>
    <w:rsid w:val="28DC56AF"/>
    <w:rsid w:val="28DE0720"/>
    <w:rsid w:val="2912765A"/>
    <w:rsid w:val="2971F748"/>
    <w:rsid w:val="29769AFA"/>
    <w:rsid w:val="29A1B0C3"/>
    <w:rsid w:val="29AF3B72"/>
    <w:rsid w:val="29B6EB4F"/>
    <w:rsid w:val="29BED2A1"/>
    <w:rsid w:val="29C255AD"/>
    <w:rsid w:val="29E02D01"/>
    <w:rsid w:val="2A3F2505"/>
    <w:rsid w:val="2A5906AA"/>
    <w:rsid w:val="2A83C4C9"/>
    <w:rsid w:val="2A8853CC"/>
    <w:rsid w:val="2A88EA18"/>
    <w:rsid w:val="2A8E39B5"/>
    <w:rsid w:val="2A967F27"/>
    <w:rsid w:val="2ABD6A55"/>
    <w:rsid w:val="2AE597BC"/>
    <w:rsid w:val="2B1C3288"/>
    <w:rsid w:val="2B1D2055"/>
    <w:rsid w:val="2B3058B4"/>
    <w:rsid w:val="2BB6D157"/>
    <w:rsid w:val="2BEF6EB8"/>
    <w:rsid w:val="2C281909"/>
    <w:rsid w:val="2C4332F8"/>
    <w:rsid w:val="2C74E979"/>
    <w:rsid w:val="2CD1CC49"/>
    <w:rsid w:val="2CD43977"/>
    <w:rsid w:val="2D22EE16"/>
    <w:rsid w:val="2D4D0301"/>
    <w:rsid w:val="2D749C67"/>
    <w:rsid w:val="2D807F0C"/>
    <w:rsid w:val="2DA37278"/>
    <w:rsid w:val="2DBC807E"/>
    <w:rsid w:val="2E2F78D0"/>
    <w:rsid w:val="2E316CC9"/>
    <w:rsid w:val="2E329604"/>
    <w:rsid w:val="2E571AF4"/>
    <w:rsid w:val="2E6A85D9"/>
    <w:rsid w:val="2EBA18B8"/>
    <w:rsid w:val="2ECEC1F7"/>
    <w:rsid w:val="2ED3FDCD"/>
    <w:rsid w:val="2EE47394"/>
    <w:rsid w:val="2EF7C696"/>
    <w:rsid w:val="2EFA1A4C"/>
    <w:rsid w:val="2F40FEF0"/>
    <w:rsid w:val="2F49622F"/>
    <w:rsid w:val="2F4CFD88"/>
    <w:rsid w:val="2F942656"/>
    <w:rsid w:val="2F9595C5"/>
    <w:rsid w:val="2F9D4138"/>
    <w:rsid w:val="2FA960DA"/>
    <w:rsid w:val="2FACEC0F"/>
    <w:rsid w:val="2FE525C1"/>
    <w:rsid w:val="3052FBDA"/>
    <w:rsid w:val="3065DC8C"/>
    <w:rsid w:val="307D6545"/>
    <w:rsid w:val="30BFEFAA"/>
    <w:rsid w:val="30C08A28"/>
    <w:rsid w:val="30D8B4BE"/>
    <w:rsid w:val="30E7AF3C"/>
    <w:rsid w:val="30F900E8"/>
    <w:rsid w:val="312005F4"/>
    <w:rsid w:val="313A47ED"/>
    <w:rsid w:val="315D602E"/>
    <w:rsid w:val="318A21E5"/>
    <w:rsid w:val="31AA87E0"/>
    <w:rsid w:val="31B8F9F7"/>
    <w:rsid w:val="31CB38D1"/>
    <w:rsid w:val="31E394B0"/>
    <w:rsid w:val="31FE6DAA"/>
    <w:rsid w:val="3298D0EF"/>
    <w:rsid w:val="329FA481"/>
    <w:rsid w:val="32CF7321"/>
    <w:rsid w:val="32D1F455"/>
    <w:rsid w:val="333C3449"/>
    <w:rsid w:val="333C8164"/>
    <w:rsid w:val="334547C8"/>
    <w:rsid w:val="336A945F"/>
    <w:rsid w:val="336FABAA"/>
    <w:rsid w:val="3374FD70"/>
    <w:rsid w:val="33831BC1"/>
    <w:rsid w:val="33872CE2"/>
    <w:rsid w:val="33BE1847"/>
    <w:rsid w:val="33D1BF20"/>
    <w:rsid w:val="342A55BF"/>
    <w:rsid w:val="3438698A"/>
    <w:rsid w:val="3472AD55"/>
    <w:rsid w:val="347799D8"/>
    <w:rsid w:val="34918CBF"/>
    <w:rsid w:val="34A0AFDE"/>
    <w:rsid w:val="34E27926"/>
    <w:rsid w:val="34E597EE"/>
    <w:rsid w:val="34F82C0C"/>
    <w:rsid w:val="35233D69"/>
    <w:rsid w:val="35237F4C"/>
    <w:rsid w:val="3528EE98"/>
    <w:rsid w:val="352DD728"/>
    <w:rsid w:val="35376D6A"/>
    <w:rsid w:val="35457D10"/>
    <w:rsid w:val="35532EDE"/>
    <w:rsid w:val="35CA2B46"/>
    <w:rsid w:val="35FBCB6F"/>
    <w:rsid w:val="363B25F0"/>
    <w:rsid w:val="3648E58D"/>
    <w:rsid w:val="36775E2F"/>
    <w:rsid w:val="367E84FE"/>
    <w:rsid w:val="36CB2E77"/>
    <w:rsid w:val="36D8D76F"/>
    <w:rsid w:val="36FBE26A"/>
    <w:rsid w:val="37049AF3"/>
    <w:rsid w:val="370B0983"/>
    <w:rsid w:val="371C508F"/>
    <w:rsid w:val="37470BFE"/>
    <w:rsid w:val="3749DCCB"/>
    <w:rsid w:val="3753CE3E"/>
    <w:rsid w:val="377CBE8E"/>
    <w:rsid w:val="377EDBC0"/>
    <w:rsid w:val="381DA009"/>
    <w:rsid w:val="385158C9"/>
    <w:rsid w:val="385D8CB4"/>
    <w:rsid w:val="38637661"/>
    <w:rsid w:val="388B4F1F"/>
    <w:rsid w:val="38B477A4"/>
    <w:rsid w:val="38C87FBC"/>
    <w:rsid w:val="38DD5EE1"/>
    <w:rsid w:val="39159CAA"/>
    <w:rsid w:val="3948C4CC"/>
    <w:rsid w:val="395674DD"/>
    <w:rsid w:val="39571062"/>
    <w:rsid w:val="3964ED8C"/>
    <w:rsid w:val="39BC13B2"/>
    <w:rsid w:val="39F260BB"/>
    <w:rsid w:val="3A000ED1"/>
    <w:rsid w:val="3A0EB0C0"/>
    <w:rsid w:val="3A1EC0C1"/>
    <w:rsid w:val="3A62387A"/>
    <w:rsid w:val="3A7A0E5C"/>
    <w:rsid w:val="3A989BBC"/>
    <w:rsid w:val="3A9DA583"/>
    <w:rsid w:val="3A9E23EC"/>
    <w:rsid w:val="3AB136C9"/>
    <w:rsid w:val="3AB36EBB"/>
    <w:rsid w:val="3AEFCB32"/>
    <w:rsid w:val="3B6F1E49"/>
    <w:rsid w:val="3B8A6F3C"/>
    <w:rsid w:val="3BAC4827"/>
    <w:rsid w:val="3BB53709"/>
    <w:rsid w:val="3BF59CC6"/>
    <w:rsid w:val="3C0D8C80"/>
    <w:rsid w:val="3C41686A"/>
    <w:rsid w:val="3C4B9DC4"/>
    <w:rsid w:val="3C900B34"/>
    <w:rsid w:val="3C9B13DF"/>
    <w:rsid w:val="3CA96378"/>
    <w:rsid w:val="3CBD5BC0"/>
    <w:rsid w:val="3D32CAB5"/>
    <w:rsid w:val="3D34C8D7"/>
    <w:rsid w:val="3D3988C2"/>
    <w:rsid w:val="3D39EF93"/>
    <w:rsid w:val="3D58E1B7"/>
    <w:rsid w:val="3DB3C11F"/>
    <w:rsid w:val="3DBFDD0E"/>
    <w:rsid w:val="3DDC4E9C"/>
    <w:rsid w:val="3E156015"/>
    <w:rsid w:val="3E2B3F83"/>
    <w:rsid w:val="3E6787A4"/>
    <w:rsid w:val="3E86B218"/>
    <w:rsid w:val="3E8AD389"/>
    <w:rsid w:val="3EBE2191"/>
    <w:rsid w:val="3EC69CD9"/>
    <w:rsid w:val="3ECE2E96"/>
    <w:rsid w:val="3ED7697E"/>
    <w:rsid w:val="3EDFBE57"/>
    <w:rsid w:val="3F38490C"/>
    <w:rsid w:val="3F39A70A"/>
    <w:rsid w:val="3F3E823F"/>
    <w:rsid w:val="3F6498E0"/>
    <w:rsid w:val="3F916EDE"/>
    <w:rsid w:val="3F9ED721"/>
    <w:rsid w:val="3FA837BA"/>
    <w:rsid w:val="3FAF5976"/>
    <w:rsid w:val="3FD6FE81"/>
    <w:rsid w:val="3FFC1FD2"/>
    <w:rsid w:val="406C44F9"/>
    <w:rsid w:val="40870BCD"/>
    <w:rsid w:val="40B2611B"/>
    <w:rsid w:val="40BACBA6"/>
    <w:rsid w:val="4140FA3A"/>
    <w:rsid w:val="4154501A"/>
    <w:rsid w:val="4155E092"/>
    <w:rsid w:val="41740440"/>
    <w:rsid w:val="418948B9"/>
    <w:rsid w:val="41A8992C"/>
    <w:rsid w:val="41F5A4A1"/>
    <w:rsid w:val="42655CF6"/>
    <w:rsid w:val="429F6F6B"/>
    <w:rsid w:val="42D55028"/>
    <w:rsid w:val="42D5CB0B"/>
    <w:rsid w:val="42D9D1B3"/>
    <w:rsid w:val="4302B4BC"/>
    <w:rsid w:val="4309B882"/>
    <w:rsid w:val="430E6FC5"/>
    <w:rsid w:val="4324291A"/>
    <w:rsid w:val="4332CFB2"/>
    <w:rsid w:val="4339BC2D"/>
    <w:rsid w:val="435386C2"/>
    <w:rsid w:val="436A86D7"/>
    <w:rsid w:val="4373951C"/>
    <w:rsid w:val="43A4D0FA"/>
    <w:rsid w:val="443D24C1"/>
    <w:rsid w:val="4448E865"/>
    <w:rsid w:val="44628EA9"/>
    <w:rsid w:val="44775012"/>
    <w:rsid w:val="4492B8BA"/>
    <w:rsid w:val="44982F3C"/>
    <w:rsid w:val="44B25D48"/>
    <w:rsid w:val="44DFB3DA"/>
    <w:rsid w:val="450207CA"/>
    <w:rsid w:val="452BF967"/>
    <w:rsid w:val="4530D642"/>
    <w:rsid w:val="4535AE3D"/>
    <w:rsid w:val="45B842AA"/>
    <w:rsid w:val="45D91B07"/>
    <w:rsid w:val="45DC9C3C"/>
    <w:rsid w:val="462B7FF0"/>
    <w:rsid w:val="463406AC"/>
    <w:rsid w:val="4637ED82"/>
    <w:rsid w:val="464B49EB"/>
    <w:rsid w:val="46548D5D"/>
    <w:rsid w:val="46C338D9"/>
    <w:rsid w:val="46CFAB38"/>
    <w:rsid w:val="4712650F"/>
    <w:rsid w:val="47296A63"/>
    <w:rsid w:val="4760C944"/>
    <w:rsid w:val="47894631"/>
    <w:rsid w:val="47976529"/>
    <w:rsid w:val="47B619AF"/>
    <w:rsid w:val="47D4D749"/>
    <w:rsid w:val="480AFD1B"/>
    <w:rsid w:val="48361813"/>
    <w:rsid w:val="488D3E33"/>
    <w:rsid w:val="48A6F789"/>
    <w:rsid w:val="48E10011"/>
    <w:rsid w:val="48F1DCD0"/>
    <w:rsid w:val="490E8EB4"/>
    <w:rsid w:val="4927B133"/>
    <w:rsid w:val="498ED682"/>
    <w:rsid w:val="4A06D036"/>
    <w:rsid w:val="4A2877FE"/>
    <w:rsid w:val="4A3B510C"/>
    <w:rsid w:val="4A649ED1"/>
    <w:rsid w:val="4A67504B"/>
    <w:rsid w:val="4AC4C884"/>
    <w:rsid w:val="4AE8E5F1"/>
    <w:rsid w:val="4B217286"/>
    <w:rsid w:val="4B3C49F6"/>
    <w:rsid w:val="4B4EC69A"/>
    <w:rsid w:val="4B59E967"/>
    <w:rsid w:val="4B6315F3"/>
    <w:rsid w:val="4BF1D853"/>
    <w:rsid w:val="4C00A22F"/>
    <w:rsid w:val="4C00BC16"/>
    <w:rsid w:val="4C4DF884"/>
    <w:rsid w:val="4CBD52DF"/>
    <w:rsid w:val="4D8BAD4C"/>
    <w:rsid w:val="4DEAACAF"/>
    <w:rsid w:val="4DEDBEFA"/>
    <w:rsid w:val="4E00D78A"/>
    <w:rsid w:val="4E0FD4FE"/>
    <w:rsid w:val="4E7EC6E0"/>
    <w:rsid w:val="4EC785FA"/>
    <w:rsid w:val="4EF9652E"/>
    <w:rsid w:val="4EFDF60F"/>
    <w:rsid w:val="4F5B3F4B"/>
    <w:rsid w:val="4F62F746"/>
    <w:rsid w:val="4F71CE05"/>
    <w:rsid w:val="4FA35CE9"/>
    <w:rsid w:val="4FD6F37B"/>
    <w:rsid w:val="4FE0F974"/>
    <w:rsid w:val="5010C1CC"/>
    <w:rsid w:val="5023F5DE"/>
    <w:rsid w:val="503B31FA"/>
    <w:rsid w:val="5068E9E9"/>
    <w:rsid w:val="50765FB9"/>
    <w:rsid w:val="509281D4"/>
    <w:rsid w:val="5099BFD4"/>
    <w:rsid w:val="50CD9B66"/>
    <w:rsid w:val="50DF1E72"/>
    <w:rsid w:val="50DFE6A0"/>
    <w:rsid w:val="50E47C24"/>
    <w:rsid w:val="50E4FF73"/>
    <w:rsid w:val="50FC3244"/>
    <w:rsid w:val="510D879D"/>
    <w:rsid w:val="5140CFCB"/>
    <w:rsid w:val="51544B9A"/>
    <w:rsid w:val="515F768D"/>
    <w:rsid w:val="51ACECB9"/>
    <w:rsid w:val="51B2C9B2"/>
    <w:rsid w:val="51C2E488"/>
    <w:rsid w:val="51C3D8C7"/>
    <w:rsid w:val="52060344"/>
    <w:rsid w:val="5223A165"/>
    <w:rsid w:val="5267A12D"/>
    <w:rsid w:val="526CF270"/>
    <w:rsid w:val="52BC9C2A"/>
    <w:rsid w:val="52D3E2E3"/>
    <w:rsid w:val="52D3E959"/>
    <w:rsid w:val="52E4FBEB"/>
    <w:rsid w:val="5322CDCF"/>
    <w:rsid w:val="532887A1"/>
    <w:rsid w:val="5330F110"/>
    <w:rsid w:val="537D5CF3"/>
    <w:rsid w:val="540C565E"/>
    <w:rsid w:val="541495BE"/>
    <w:rsid w:val="543F5738"/>
    <w:rsid w:val="544734A7"/>
    <w:rsid w:val="545485C2"/>
    <w:rsid w:val="5461AAF8"/>
    <w:rsid w:val="5461DF1B"/>
    <w:rsid w:val="54625333"/>
    <w:rsid w:val="54689EFD"/>
    <w:rsid w:val="546C73EA"/>
    <w:rsid w:val="54792B4E"/>
    <w:rsid w:val="54C96806"/>
    <w:rsid w:val="54D14AF2"/>
    <w:rsid w:val="553D9B77"/>
    <w:rsid w:val="5553488E"/>
    <w:rsid w:val="55902DF2"/>
    <w:rsid w:val="55CCAFB6"/>
    <w:rsid w:val="55CE8ACE"/>
    <w:rsid w:val="55DEE59B"/>
    <w:rsid w:val="561B16EA"/>
    <w:rsid w:val="564DFA95"/>
    <w:rsid w:val="56B81D50"/>
    <w:rsid w:val="56D02164"/>
    <w:rsid w:val="56D3C6F3"/>
    <w:rsid w:val="56DDAAB1"/>
    <w:rsid w:val="56E8F396"/>
    <w:rsid w:val="56FA1EE4"/>
    <w:rsid w:val="570F1D6F"/>
    <w:rsid w:val="57B57D75"/>
    <w:rsid w:val="57D93CA2"/>
    <w:rsid w:val="57DFAA8D"/>
    <w:rsid w:val="57F334B2"/>
    <w:rsid w:val="57FC2C15"/>
    <w:rsid w:val="58170B5E"/>
    <w:rsid w:val="583E4A84"/>
    <w:rsid w:val="585538B3"/>
    <w:rsid w:val="586DDB30"/>
    <w:rsid w:val="58D9D5BB"/>
    <w:rsid w:val="58E6AE9E"/>
    <w:rsid w:val="594A71EA"/>
    <w:rsid w:val="594EF962"/>
    <w:rsid w:val="597C3ED3"/>
    <w:rsid w:val="59A59677"/>
    <w:rsid w:val="59B5B167"/>
    <w:rsid w:val="59C871E2"/>
    <w:rsid w:val="59CCB6E4"/>
    <w:rsid w:val="5A158DE7"/>
    <w:rsid w:val="5A16032A"/>
    <w:rsid w:val="5A3A44CF"/>
    <w:rsid w:val="5A456747"/>
    <w:rsid w:val="5A70AB8F"/>
    <w:rsid w:val="5A913198"/>
    <w:rsid w:val="5ACA226B"/>
    <w:rsid w:val="5B035D40"/>
    <w:rsid w:val="5B236D86"/>
    <w:rsid w:val="5B2B7C84"/>
    <w:rsid w:val="5B70317D"/>
    <w:rsid w:val="5B9CB1A7"/>
    <w:rsid w:val="5BB9D099"/>
    <w:rsid w:val="5BD5C733"/>
    <w:rsid w:val="5BE68D60"/>
    <w:rsid w:val="5C44DD17"/>
    <w:rsid w:val="5C804903"/>
    <w:rsid w:val="5CB8C068"/>
    <w:rsid w:val="5CC081B2"/>
    <w:rsid w:val="5CD926CC"/>
    <w:rsid w:val="5CE14E03"/>
    <w:rsid w:val="5D197D23"/>
    <w:rsid w:val="5DB7360E"/>
    <w:rsid w:val="5DD52E49"/>
    <w:rsid w:val="5E003F99"/>
    <w:rsid w:val="5E0903C5"/>
    <w:rsid w:val="5E14D22E"/>
    <w:rsid w:val="5E3A0131"/>
    <w:rsid w:val="5E5783A4"/>
    <w:rsid w:val="5E6C1D59"/>
    <w:rsid w:val="5EB1AEE7"/>
    <w:rsid w:val="5EC3502B"/>
    <w:rsid w:val="5F2B0D84"/>
    <w:rsid w:val="5F394BF6"/>
    <w:rsid w:val="5F3D9026"/>
    <w:rsid w:val="5F5A239D"/>
    <w:rsid w:val="5F6A0D57"/>
    <w:rsid w:val="5F76D666"/>
    <w:rsid w:val="5F7B89BA"/>
    <w:rsid w:val="5F9E1FDF"/>
    <w:rsid w:val="5FA4E190"/>
    <w:rsid w:val="5FAE36B6"/>
    <w:rsid w:val="5FB4ACCB"/>
    <w:rsid w:val="5FCD3070"/>
    <w:rsid w:val="5FDC6812"/>
    <w:rsid w:val="5FE9F3EA"/>
    <w:rsid w:val="5FEACEE8"/>
    <w:rsid w:val="6048582D"/>
    <w:rsid w:val="604F4915"/>
    <w:rsid w:val="60553717"/>
    <w:rsid w:val="607F4FD7"/>
    <w:rsid w:val="609F1AFE"/>
    <w:rsid w:val="60BD627A"/>
    <w:rsid w:val="60E1576D"/>
    <w:rsid w:val="611EE10C"/>
    <w:rsid w:val="614A1FFC"/>
    <w:rsid w:val="617A8D64"/>
    <w:rsid w:val="6185F7FA"/>
    <w:rsid w:val="61897110"/>
    <w:rsid w:val="61A06FF8"/>
    <w:rsid w:val="621E00BA"/>
    <w:rsid w:val="6232F92D"/>
    <w:rsid w:val="62426C89"/>
    <w:rsid w:val="626BCBDC"/>
    <w:rsid w:val="62A14ABD"/>
    <w:rsid w:val="62F49AFD"/>
    <w:rsid w:val="632CC16B"/>
    <w:rsid w:val="632D849D"/>
    <w:rsid w:val="63658862"/>
    <w:rsid w:val="63669866"/>
    <w:rsid w:val="63C8EA3D"/>
    <w:rsid w:val="64214651"/>
    <w:rsid w:val="643B2AEF"/>
    <w:rsid w:val="645FE864"/>
    <w:rsid w:val="6488E9E0"/>
    <w:rsid w:val="648C6AC6"/>
    <w:rsid w:val="64A19B15"/>
    <w:rsid w:val="64F9BBE0"/>
    <w:rsid w:val="6508B2EC"/>
    <w:rsid w:val="655CFDD6"/>
    <w:rsid w:val="65CC255B"/>
    <w:rsid w:val="65E5C0F8"/>
    <w:rsid w:val="65E77560"/>
    <w:rsid w:val="65F62C5D"/>
    <w:rsid w:val="65FA82B6"/>
    <w:rsid w:val="65FD9583"/>
    <w:rsid w:val="662346E9"/>
    <w:rsid w:val="664E5A54"/>
    <w:rsid w:val="667A0340"/>
    <w:rsid w:val="66872149"/>
    <w:rsid w:val="66B09B47"/>
    <w:rsid w:val="66BF1070"/>
    <w:rsid w:val="66C2D239"/>
    <w:rsid w:val="66FB1821"/>
    <w:rsid w:val="671A157A"/>
    <w:rsid w:val="677D6B82"/>
    <w:rsid w:val="678ABEA3"/>
    <w:rsid w:val="6827C863"/>
    <w:rsid w:val="68382EC0"/>
    <w:rsid w:val="6839EB73"/>
    <w:rsid w:val="6849D6F6"/>
    <w:rsid w:val="685B91B1"/>
    <w:rsid w:val="685FBFB8"/>
    <w:rsid w:val="689043BD"/>
    <w:rsid w:val="68D1AE17"/>
    <w:rsid w:val="691F033D"/>
    <w:rsid w:val="6988FB38"/>
    <w:rsid w:val="6991E78C"/>
    <w:rsid w:val="699BF167"/>
    <w:rsid w:val="69D8827C"/>
    <w:rsid w:val="69F4ADF6"/>
    <w:rsid w:val="69F8E7B2"/>
    <w:rsid w:val="6A06C226"/>
    <w:rsid w:val="6A0DB1D1"/>
    <w:rsid w:val="6A174091"/>
    <w:rsid w:val="6A2EE7F7"/>
    <w:rsid w:val="6A4B3F5C"/>
    <w:rsid w:val="6AA642A7"/>
    <w:rsid w:val="6AC0CC53"/>
    <w:rsid w:val="6AD19085"/>
    <w:rsid w:val="6B3553DD"/>
    <w:rsid w:val="6B5C747B"/>
    <w:rsid w:val="6B808B01"/>
    <w:rsid w:val="6B9CCA66"/>
    <w:rsid w:val="6BB9B70D"/>
    <w:rsid w:val="6BD00F7E"/>
    <w:rsid w:val="6C02DBF3"/>
    <w:rsid w:val="6C1CBC99"/>
    <w:rsid w:val="6C2D5E9E"/>
    <w:rsid w:val="6C3CF96D"/>
    <w:rsid w:val="6C431F76"/>
    <w:rsid w:val="6C4D7D39"/>
    <w:rsid w:val="6C7AA4AD"/>
    <w:rsid w:val="6C8275BD"/>
    <w:rsid w:val="6C82ADDB"/>
    <w:rsid w:val="6C9246EF"/>
    <w:rsid w:val="6CAF703A"/>
    <w:rsid w:val="6D132460"/>
    <w:rsid w:val="6D2ED4E1"/>
    <w:rsid w:val="6D3E1672"/>
    <w:rsid w:val="6D85B599"/>
    <w:rsid w:val="6D952421"/>
    <w:rsid w:val="6D964784"/>
    <w:rsid w:val="6DAED557"/>
    <w:rsid w:val="6DBC677B"/>
    <w:rsid w:val="6DC962C6"/>
    <w:rsid w:val="6E004E67"/>
    <w:rsid w:val="6E043CC5"/>
    <w:rsid w:val="6E101B9E"/>
    <w:rsid w:val="6E1D1E1B"/>
    <w:rsid w:val="6E37D04C"/>
    <w:rsid w:val="6E4416AF"/>
    <w:rsid w:val="6F0A2662"/>
    <w:rsid w:val="6F22502D"/>
    <w:rsid w:val="6FCC43C5"/>
    <w:rsid w:val="6FD7A8B8"/>
    <w:rsid w:val="6FEEE19C"/>
    <w:rsid w:val="6FF19042"/>
    <w:rsid w:val="6FFEE4A5"/>
    <w:rsid w:val="70032A8C"/>
    <w:rsid w:val="701B7510"/>
    <w:rsid w:val="702264F0"/>
    <w:rsid w:val="703BC92B"/>
    <w:rsid w:val="70601A97"/>
    <w:rsid w:val="707693DC"/>
    <w:rsid w:val="708AF621"/>
    <w:rsid w:val="708C4EFE"/>
    <w:rsid w:val="70C05597"/>
    <w:rsid w:val="70CB658B"/>
    <w:rsid w:val="70D62FC7"/>
    <w:rsid w:val="7179EC97"/>
    <w:rsid w:val="718771A9"/>
    <w:rsid w:val="72000595"/>
    <w:rsid w:val="7203C1E8"/>
    <w:rsid w:val="723A1CEC"/>
    <w:rsid w:val="724A9399"/>
    <w:rsid w:val="72529F38"/>
    <w:rsid w:val="72589F21"/>
    <w:rsid w:val="726FB8A3"/>
    <w:rsid w:val="72791B58"/>
    <w:rsid w:val="72CFAEBA"/>
    <w:rsid w:val="72DA1B13"/>
    <w:rsid w:val="72DDFAA1"/>
    <w:rsid w:val="72E28144"/>
    <w:rsid w:val="73178EFB"/>
    <w:rsid w:val="731B58E4"/>
    <w:rsid w:val="734F6EED"/>
    <w:rsid w:val="738C479A"/>
    <w:rsid w:val="73C3510B"/>
    <w:rsid w:val="73F91C17"/>
    <w:rsid w:val="74326E4E"/>
    <w:rsid w:val="74359CFB"/>
    <w:rsid w:val="743E3E2E"/>
    <w:rsid w:val="7453EABB"/>
    <w:rsid w:val="745C58B9"/>
    <w:rsid w:val="74636D0B"/>
    <w:rsid w:val="748E3A21"/>
    <w:rsid w:val="74BFE546"/>
    <w:rsid w:val="74C11FCA"/>
    <w:rsid w:val="74CD0178"/>
    <w:rsid w:val="74D438B7"/>
    <w:rsid w:val="74D92944"/>
    <w:rsid w:val="74DCD4C6"/>
    <w:rsid w:val="74E2D08F"/>
    <w:rsid w:val="74FCB7E1"/>
    <w:rsid w:val="75487507"/>
    <w:rsid w:val="7558AD25"/>
    <w:rsid w:val="7567F488"/>
    <w:rsid w:val="757F36D5"/>
    <w:rsid w:val="75BD757C"/>
    <w:rsid w:val="75E2BDB9"/>
    <w:rsid w:val="75F489A4"/>
    <w:rsid w:val="762E0F70"/>
    <w:rsid w:val="7660FBE2"/>
    <w:rsid w:val="768BBB79"/>
    <w:rsid w:val="76B7B3CF"/>
    <w:rsid w:val="771C7DE4"/>
    <w:rsid w:val="773E43E6"/>
    <w:rsid w:val="775345E3"/>
    <w:rsid w:val="776B907B"/>
    <w:rsid w:val="7778D240"/>
    <w:rsid w:val="77ADCAFA"/>
    <w:rsid w:val="77D6FE0D"/>
    <w:rsid w:val="77FA4E66"/>
    <w:rsid w:val="7863FD2F"/>
    <w:rsid w:val="789F867D"/>
    <w:rsid w:val="78AEB77F"/>
    <w:rsid w:val="78CDB0DC"/>
    <w:rsid w:val="7903311B"/>
    <w:rsid w:val="792F315C"/>
    <w:rsid w:val="79311117"/>
    <w:rsid w:val="79B5FB9A"/>
    <w:rsid w:val="79B74B76"/>
    <w:rsid w:val="79D40231"/>
    <w:rsid w:val="7A01C785"/>
    <w:rsid w:val="7A42FD0C"/>
    <w:rsid w:val="7A558F28"/>
    <w:rsid w:val="7A584D49"/>
    <w:rsid w:val="7AA7E0C8"/>
    <w:rsid w:val="7AED6587"/>
    <w:rsid w:val="7B38E3DA"/>
    <w:rsid w:val="7B41C0E3"/>
    <w:rsid w:val="7B79DD6A"/>
    <w:rsid w:val="7B7C6CEB"/>
    <w:rsid w:val="7BA76A72"/>
    <w:rsid w:val="7BA86452"/>
    <w:rsid w:val="7BB19AD9"/>
    <w:rsid w:val="7BF77F8B"/>
    <w:rsid w:val="7C08CE49"/>
    <w:rsid w:val="7C1ED1DE"/>
    <w:rsid w:val="7C43DEC2"/>
    <w:rsid w:val="7C53D81D"/>
    <w:rsid w:val="7C615175"/>
    <w:rsid w:val="7C899280"/>
    <w:rsid w:val="7C8D9174"/>
    <w:rsid w:val="7CB64A43"/>
    <w:rsid w:val="7CCD419E"/>
    <w:rsid w:val="7D3B1F80"/>
    <w:rsid w:val="7D44D40B"/>
    <w:rsid w:val="7D680984"/>
    <w:rsid w:val="7D8B9E34"/>
    <w:rsid w:val="7D9E05B1"/>
    <w:rsid w:val="7DD0C9AA"/>
    <w:rsid w:val="7DD739C4"/>
    <w:rsid w:val="7E084BBA"/>
    <w:rsid w:val="7E35253D"/>
    <w:rsid w:val="7E48E3EF"/>
    <w:rsid w:val="7E5D1732"/>
    <w:rsid w:val="7E68FAC6"/>
    <w:rsid w:val="7ECAB7FD"/>
    <w:rsid w:val="7EDCC8D9"/>
    <w:rsid w:val="7F1F97F8"/>
    <w:rsid w:val="7F24D8BA"/>
    <w:rsid w:val="7F2CB6B6"/>
    <w:rsid w:val="7F2E0255"/>
    <w:rsid w:val="7F6829FF"/>
    <w:rsid w:val="7F6A769A"/>
    <w:rsid w:val="7F8563E8"/>
    <w:rsid w:val="7FA5EF43"/>
    <w:rsid w:val="7FEF121E"/>
    <w:rsid w:val="7FF881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A1868A0D-EC44-41E0-9FA3-A51422730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507"/>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clear" w:pos="882"/>
        <w:tab w:val="num" w:pos="360"/>
      </w:tabs>
      <w:spacing w:before="240" w:after="200" w:line="276" w:lineRule="auto"/>
      <w:ind w:left="360" w:hanging="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numId w:val="44"/>
      </w:numPr>
      <w:tabs>
        <w:tab w:val="num" w:pos="360"/>
      </w:tabs>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7962A7"/>
    <w:pPr>
      <w:keepNext/>
      <w:numPr>
        <w:ilvl w:val="3"/>
        <w:numId w:val="1"/>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151371"/>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151371"/>
    <w:pPr>
      <w:numPr>
        <w:ilvl w:val="5"/>
        <w:numId w:val="1"/>
      </w:numPr>
      <w:spacing w:before="240" w:after="60"/>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eastAsia="Times New Roman" w:hAnsi="Myriad Pro Light" w:cs="Arial"/>
      <w:b/>
      <w:sz w:val="23"/>
      <w:szCs w:val="26"/>
    </w:rPr>
  </w:style>
  <w:style w:type="character" w:customStyle="1" w:styleId="Heading4Char">
    <w:name w:val="Heading 4 Char"/>
    <w:aliases w:val="TAMU_HEAD4 Char"/>
    <w:basedOn w:val="DefaultParagraphFont"/>
    <w:link w:val="Heading4"/>
    <w:uiPriority w:val="99"/>
    <w:locked/>
    <w:rsid w:val="007962A7"/>
    <w:rPr>
      <w:rFonts w:ascii="Myriad Pro" w:hAnsi="Myriad Pro" w:cs="Times New Roman"/>
      <w:bCs/>
      <w:sz w:val="23"/>
      <w:szCs w:val="23"/>
    </w:rPr>
  </w:style>
  <w:style w:type="character" w:customStyle="1" w:styleId="Heading5Char">
    <w:name w:val="Heading 5 Char"/>
    <w:basedOn w:val="DefaultParagraphFont"/>
    <w:link w:val="Heading5"/>
    <w:uiPriority w:val="99"/>
    <w:locked/>
    <w:rsid w:val="00151371"/>
    <w:rPr>
      <w:rFonts w:ascii="Myriad Pro" w:hAnsi="Myriad Pro" w:cs="Times New Roman"/>
      <w:b/>
      <w:bCs/>
      <w:i/>
      <w:iCs/>
      <w:sz w:val="26"/>
      <w:szCs w:val="26"/>
    </w:rPr>
  </w:style>
  <w:style w:type="character" w:customStyle="1" w:styleId="Heading6Char">
    <w:name w:val="Heading 6 Char"/>
    <w:basedOn w:val="DefaultParagraphFont"/>
    <w:link w:val="Heading6"/>
    <w:uiPriority w:val="99"/>
    <w:locked/>
    <w:rsid w:val="00151371"/>
    <w:rPr>
      <w:rFonts w:ascii="Times New Roman" w:hAnsi="Times New Roman" w:cs="Times New Roman"/>
      <w:b/>
      <w:bCs/>
      <w:sz w:val="23"/>
    </w:rPr>
  </w:style>
  <w:style w:type="character" w:customStyle="1" w:styleId="Heading7Char">
    <w:name w:val="Heading 7 Char"/>
    <w:basedOn w:val="DefaultParagraphFont"/>
    <w:link w:val="Heading7"/>
    <w:uiPriority w:val="99"/>
    <w:locked/>
    <w:rsid w:val="0015137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15137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151371"/>
    <w:rPr>
      <w:rFonts w:ascii="Myriad Pro"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customStyle="1" w:styleId="BodyTextChar">
    <w:name w:val="Body Text Char"/>
    <w:basedOn w:val="DefaultParagraphFont"/>
    <w:link w:val="BodyText"/>
    <w:uiPriority w:val="99"/>
    <w:locked/>
    <w:rsid w:val="00F51283"/>
    <w:rPr>
      <w:rFonts w:ascii="Myriad Pro" w:eastAsia="Batang" w:hAnsi="Myriad Pro"/>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pPr>
      <w:ind w:firstLine="0"/>
    </w:pPr>
    <w:rPr>
      <w:rFonts w:ascii="Arial" w:hAnsi="Arial"/>
      <w:sz w:val="20"/>
    </w:rPr>
  </w:style>
  <w:style w:type="paragraph" w:customStyle="1" w:styleId="Heading1Top">
    <w:name w:val="Heading 1 Top"/>
    <w:basedOn w:val="Heading1"/>
    <w:uiPriority w:val="99"/>
    <w:rsid w:val="00EC3EDA"/>
    <w:pPr>
      <w:numPr>
        <w:numId w:val="0"/>
      </w:numPr>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4"/>
      </w:numPr>
    </w:pPr>
  </w:style>
  <w:style w:type="paragraph" w:customStyle="1" w:styleId="paragraph">
    <w:name w:val="paragraph"/>
    <w:basedOn w:val="Normal"/>
    <w:rsid w:val="003259D6"/>
    <w:pPr>
      <w:spacing w:before="100" w:beforeAutospacing="1" w:after="100" w:afterAutospacing="1"/>
      <w:jc w:val="left"/>
    </w:pPr>
    <w:rPr>
      <w:rFonts w:ascii="Times New Roman" w:eastAsia="Times New Roman" w:hAnsi="Times New Roman"/>
      <w:sz w:val="24"/>
      <w:szCs w:val="24"/>
    </w:rPr>
  </w:style>
  <w:style w:type="character" w:customStyle="1" w:styleId="normaltextrun">
    <w:name w:val="normaltextrun"/>
    <w:basedOn w:val="DefaultParagraphFont"/>
    <w:rsid w:val="003259D6"/>
  </w:style>
  <w:style w:type="character" w:customStyle="1" w:styleId="eop">
    <w:name w:val="eop"/>
    <w:basedOn w:val="DefaultParagraphFont"/>
    <w:rsid w:val="003259D6"/>
  </w:style>
  <w:style w:type="table" w:styleId="TableGrid">
    <w:name w:val="Table Grid"/>
    <w:basedOn w:val="TableNormal"/>
    <w:uiPriority w:val="59"/>
    <w:locked/>
    <w:rsid w:val="000635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
    <w:name w:val="Grid Table 1 Light"/>
    <w:basedOn w:val="TableNormal"/>
    <w:uiPriority w:val="46"/>
    <w:rsid w:val="007221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IntenseEmphasis">
    <w:name w:val="Intense Emphasis"/>
    <w:basedOn w:val="DefaultParagraphFont"/>
    <w:uiPriority w:val="21"/>
    <w:qFormat/>
    <w:rsid w:val="00B3660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96911">
      <w:bodyDiv w:val="1"/>
      <w:marLeft w:val="0"/>
      <w:marRight w:val="0"/>
      <w:marTop w:val="0"/>
      <w:marBottom w:val="0"/>
      <w:divBdr>
        <w:top w:val="none" w:sz="0" w:space="0" w:color="auto"/>
        <w:left w:val="none" w:sz="0" w:space="0" w:color="auto"/>
        <w:bottom w:val="none" w:sz="0" w:space="0" w:color="auto"/>
        <w:right w:val="none" w:sz="0" w:space="0" w:color="auto"/>
      </w:divBdr>
      <w:divsChild>
        <w:div w:id="112098073">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sChild>
    </w:div>
    <w:div w:id="669450307">
      <w:bodyDiv w:val="1"/>
      <w:marLeft w:val="0"/>
      <w:marRight w:val="0"/>
      <w:marTop w:val="0"/>
      <w:marBottom w:val="0"/>
      <w:divBdr>
        <w:top w:val="none" w:sz="0" w:space="0" w:color="auto"/>
        <w:left w:val="none" w:sz="0" w:space="0" w:color="auto"/>
        <w:bottom w:val="none" w:sz="0" w:space="0" w:color="auto"/>
        <w:right w:val="none" w:sz="0" w:space="0" w:color="auto"/>
      </w:divBdr>
      <w:divsChild>
        <w:div w:id="161241486">
          <w:marLeft w:val="0"/>
          <w:marRight w:val="0"/>
          <w:marTop w:val="0"/>
          <w:marBottom w:val="0"/>
          <w:divBdr>
            <w:top w:val="none" w:sz="0" w:space="0" w:color="auto"/>
            <w:left w:val="none" w:sz="0" w:space="0" w:color="auto"/>
            <w:bottom w:val="none" w:sz="0" w:space="0" w:color="auto"/>
            <w:right w:val="none" w:sz="0" w:space="0" w:color="auto"/>
          </w:divBdr>
        </w:div>
        <w:div w:id="242960647">
          <w:marLeft w:val="0"/>
          <w:marRight w:val="0"/>
          <w:marTop w:val="0"/>
          <w:marBottom w:val="0"/>
          <w:divBdr>
            <w:top w:val="none" w:sz="0" w:space="0" w:color="auto"/>
            <w:left w:val="none" w:sz="0" w:space="0" w:color="auto"/>
            <w:bottom w:val="none" w:sz="0" w:space="0" w:color="auto"/>
            <w:right w:val="none" w:sz="0" w:space="0" w:color="auto"/>
          </w:divBdr>
        </w:div>
        <w:div w:id="524053959">
          <w:marLeft w:val="0"/>
          <w:marRight w:val="0"/>
          <w:marTop w:val="0"/>
          <w:marBottom w:val="0"/>
          <w:divBdr>
            <w:top w:val="none" w:sz="0" w:space="0" w:color="auto"/>
            <w:left w:val="none" w:sz="0" w:space="0" w:color="auto"/>
            <w:bottom w:val="none" w:sz="0" w:space="0" w:color="auto"/>
            <w:right w:val="none" w:sz="0" w:space="0" w:color="auto"/>
          </w:divBdr>
        </w:div>
        <w:div w:id="1376854528">
          <w:marLeft w:val="0"/>
          <w:marRight w:val="0"/>
          <w:marTop w:val="0"/>
          <w:marBottom w:val="0"/>
          <w:divBdr>
            <w:top w:val="none" w:sz="0" w:space="0" w:color="auto"/>
            <w:left w:val="none" w:sz="0" w:space="0" w:color="auto"/>
            <w:bottom w:val="none" w:sz="0" w:space="0" w:color="auto"/>
            <w:right w:val="none" w:sz="0" w:space="0" w:color="auto"/>
          </w:divBdr>
        </w:div>
        <w:div w:id="1937444929">
          <w:marLeft w:val="0"/>
          <w:marRight w:val="0"/>
          <w:marTop w:val="0"/>
          <w:marBottom w:val="0"/>
          <w:divBdr>
            <w:top w:val="none" w:sz="0" w:space="0" w:color="auto"/>
            <w:left w:val="none" w:sz="0" w:space="0" w:color="auto"/>
            <w:bottom w:val="none" w:sz="0" w:space="0" w:color="auto"/>
            <w:right w:val="none" w:sz="0" w:space="0" w:color="auto"/>
          </w:divBdr>
        </w:div>
      </w:divsChild>
    </w:div>
    <w:div w:id="769661986">
      <w:bodyDiv w:val="1"/>
      <w:marLeft w:val="0"/>
      <w:marRight w:val="0"/>
      <w:marTop w:val="0"/>
      <w:marBottom w:val="0"/>
      <w:divBdr>
        <w:top w:val="none" w:sz="0" w:space="0" w:color="auto"/>
        <w:left w:val="none" w:sz="0" w:space="0" w:color="auto"/>
        <w:bottom w:val="none" w:sz="0" w:space="0" w:color="auto"/>
        <w:right w:val="none" w:sz="0" w:space="0" w:color="auto"/>
      </w:divBdr>
      <w:divsChild>
        <w:div w:id="483351020">
          <w:marLeft w:val="0"/>
          <w:marRight w:val="0"/>
          <w:marTop w:val="0"/>
          <w:marBottom w:val="0"/>
          <w:divBdr>
            <w:top w:val="none" w:sz="0" w:space="0" w:color="auto"/>
            <w:left w:val="none" w:sz="0" w:space="0" w:color="auto"/>
            <w:bottom w:val="none" w:sz="0" w:space="0" w:color="auto"/>
            <w:right w:val="none" w:sz="0" w:space="0" w:color="auto"/>
          </w:divBdr>
        </w:div>
        <w:div w:id="1179848463">
          <w:marLeft w:val="0"/>
          <w:marRight w:val="0"/>
          <w:marTop w:val="0"/>
          <w:marBottom w:val="0"/>
          <w:divBdr>
            <w:top w:val="none" w:sz="0" w:space="0" w:color="auto"/>
            <w:left w:val="none" w:sz="0" w:space="0" w:color="auto"/>
            <w:bottom w:val="none" w:sz="0" w:space="0" w:color="auto"/>
            <w:right w:val="none" w:sz="0" w:space="0" w:color="auto"/>
          </w:divBdr>
        </w:div>
        <w:div w:id="1329137395">
          <w:marLeft w:val="0"/>
          <w:marRight w:val="0"/>
          <w:marTop w:val="0"/>
          <w:marBottom w:val="0"/>
          <w:divBdr>
            <w:top w:val="none" w:sz="0" w:space="0" w:color="auto"/>
            <w:left w:val="none" w:sz="0" w:space="0" w:color="auto"/>
            <w:bottom w:val="none" w:sz="0" w:space="0" w:color="auto"/>
            <w:right w:val="none" w:sz="0" w:space="0" w:color="auto"/>
          </w:divBdr>
        </w:div>
        <w:div w:id="1376270119">
          <w:marLeft w:val="0"/>
          <w:marRight w:val="0"/>
          <w:marTop w:val="0"/>
          <w:marBottom w:val="0"/>
          <w:divBdr>
            <w:top w:val="none" w:sz="0" w:space="0" w:color="auto"/>
            <w:left w:val="none" w:sz="0" w:space="0" w:color="auto"/>
            <w:bottom w:val="none" w:sz="0" w:space="0" w:color="auto"/>
            <w:right w:val="none" w:sz="0" w:space="0" w:color="auto"/>
          </w:divBdr>
        </w:div>
        <w:div w:id="1561096722">
          <w:marLeft w:val="0"/>
          <w:marRight w:val="0"/>
          <w:marTop w:val="0"/>
          <w:marBottom w:val="0"/>
          <w:divBdr>
            <w:top w:val="none" w:sz="0" w:space="0" w:color="auto"/>
            <w:left w:val="none" w:sz="0" w:space="0" w:color="auto"/>
            <w:bottom w:val="none" w:sz="0" w:space="0" w:color="auto"/>
            <w:right w:val="none" w:sz="0" w:space="0" w:color="auto"/>
          </w:divBdr>
        </w:div>
      </w:divsChild>
    </w:div>
    <w:div w:id="1003388922">
      <w:bodyDiv w:val="1"/>
      <w:marLeft w:val="0"/>
      <w:marRight w:val="0"/>
      <w:marTop w:val="0"/>
      <w:marBottom w:val="0"/>
      <w:divBdr>
        <w:top w:val="none" w:sz="0" w:space="0" w:color="auto"/>
        <w:left w:val="none" w:sz="0" w:space="0" w:color="auto"/>
        <w:bottom w:val="none" w:sz="0" w:space="0" w:color="auto"/>
        <w:right w:val="none" w:sz="0" w:space="0" w:color="auto"/>
      </w:divBdr>
      <w:divsChild>
        <w:div w:id="286356993">
          <w:marLeft w:val="0"/>
          <w:marRight w:val="0"/>
          <w:marTop w:val="0"/>
          <w:marBottom w:val="0"/>
          <w:divBdr>
            <w:top w:val="none" w:sz="0" w:space="0" w:color="auto"/>
            <w:left w:val="none" w:sz="0" w:space="0" w:color="auto"/>
            <w:bottom w:val="none" w:sz="0" w:space="0" w:color="auto"/>
            <w:right w:val="none" w:sz="0" w:space="0" w:color="auto"/>
          </w:divBdr>
          <w:divsChild>
            <w:div w:id="632828548">
              <w:marLeft w:val="0"/>
              <w:marRight w:val="0"/>
              <w:marTop w:val="0"/>
              <w:marBottom w:val="0"/>
              <w:divBdr>
                <w:top w:val="none" w:sz="0" w:space="0" w:color="auto"/>
                <w:left w:val="none" w:sz="0" w:space="0" w:color="auto"/>
                <w:bottom w:val="none" w:sz="0" w:space="0" w:color="auto"/>
                <w:right w:val="none" w:sz="0" w:space="0" w:color="auto"/>
              </w:divBdr>
            </w:div>
          </w:divsChild>
        </w:div>
        <w:div w:id="760905476">
          <w:marLeft w:val="0"/>
          <w:marRight w:val="0"/>
          <w:marTop w:val="0"/>
          <w:marBottom w:val="0"/>
          <w:divBdr>
            <w:top w:val="none" w:sz="0" w:space="0" w:color="auto"/>
            <w:left w:val="none" w:sz="0" w:space="0" w:color="auto"/>
            <w:bottom w:val="none" w:sz="0" w:space="0" w:color="auto"/>
            <w:right w:val="none" w:sz="0" w:space="0" w:color="auto"/>
          </w:divBdr>
          <w:divsChild>
            <w:div w:id="725228550">
              <w:marLeft w:val="0"/>
              <w:marRight w:val="0"/>
              <w:marTop w:val="0"/>
              <w:marBottom w:val="0"/>
              <w:divBdr>
                <w:top w:val="none" w:sz="0" w:space="0" w:color="auto"/>
                <w:left w:val="none" w:sz="0" w:space="0" w:color="auto"/>
                <w:bottom w:val="none" w:sz="0" w:space="0" w:color="auto"/>
                <w:right w:val="none" w:sz="0" w:space="0" w:color="auto"/>
              </w:divBdr>
            </w:div>
          </w:divsChild>
        </w:div>
        <w:div w:id="1078673255">
          <w:marLeft w:val="0"/>
          <w:marRight w:val="0"/>
          <w:marTop w:val="0"/>
          <w:marBottom w:val="0"/>
          <w:divBdr>
            <w:top w:val="none" w:sz="0" w:space="0" w:color="auto"/>
            <w:left w:val="none" w:sz="0" w:space="0" w:color="auto"/>
            <w:bottom w:val="none" w:sz="0" w:space="0" w:color="auto"/>
            <w:right w:val="none" w:sz="0" w:space="0" w:color="auto"/>
          </w:divBdr>
          <w:divsChild>
            <w:div w:id="83500603">
              <w:marLeft w:val="0"/>
              <w:marRight w:val="0"/>
              <w:marTop w:val="0"/>
              <w:marBottom w:val="0"/>
              <w:divBdr>
                <w:top w:val="none" w:sz="0" w:space="0" w:color="auto"/>
                <w:left w:val="none" w:sz="0" w:space="0" w:color="auto"/>
                <w:bottom w:val="none" w:sz="0" w:space="0" w:color="auto"/>
                <w:right w:val="none" w:sz="0" w:space="0" w:color="auto"/>
              </w:divBdr>
            </w:div>
          </w:divsChild>
        </w:div>
        <w:div w:id="1335836376">
          <w:marLeft w:val="0"/>
          <w:marRight w:val="0"/>
          <w:marTop w:val="0"/>
          <w:marBottom w:val="0"/>
          <w:divBdr>
            <w:top w:val="none" w:sz="0" w:space="0" w:color="auto"/>
            <w:left w:val="none" w:sz="0" w:space="0" w:color="auto"/>
            <w:bottom w:val="none" w:sz="0" w:space="0" w:color="auto"/>
            <w:right w:val="none" w:sz="0" w:space="0" w:color="auto"/>
          </w:divBdr>
          <w:divsChild>
            <w:div w:id="1638610116">
              <w:marLeft w:val="0"/>
              <w:marRight w:val="0"/>
              <w:marTop w:val="0"/>
              <w:marBottom w:val="0"/>
              <w:divBdr>
                <w:top w:val="none" w:sz="0" w:space="0" w:color="auto"/>
                <w:left w:val="none" w:sz="0" w:space="0" w:color="auto"/>
                <w:bottom w:val="none" w:sz="0" w:space="0" w:color="auto"/>
                <w:right w:val="none" w:sz="0" w:space="0" w:color="auto"/>
              </w:divBdr>
            </w:div>
          </w:divsChild>
        </w:div>
        <w:div w:id="1402407302">
          <w:marLeft w:val="0"/>
          <w:marRight w:val="0"/>
          <w:marTop w:val="0"/>
          <w:marBottom w:val="0"/>
          <w:divBdr>
            <w:top w:val="none" w:sz="0" w:space="0" w:color="auto"/>
            <w:left w:val="none" w:sz="0" w:space="0" w:color="auto"/>
            <w:bottom w:val="none" w:sz="0" w:space="0" w:color="auto"/>
            <w:right w:val="none" w:sz="0" w:space="0" w:color="auto"/>
          </w:divBdr>
          <w:divsChild>
            <w:div w:id="255865625">
              <w:marLeft w:val="0"/>
              <w:marRight w:val="0"/>
              <w:marTop w:val="0"/>
              <w:marBottom w:val="0"/>
              <w:divBdr>
                <w:top w:val="none" w:sz="0" w:space="0" w:color="auto"/>
                <w:left w:val="none" w:sz="0" w:space="0" w:color="auto"/>
                <w:bottom w:val="none" w:sz="0" w:space="0" w:color="auto"/>
                <w:right w:val="none" w:sz="0" w:space="0" w:color="auto"/>
              </w:divBdr>
            </w:div>
          </w:divsChild>
        </w:div>
        <w:div w:id="1855681638">
          <w:marLeft w:val="0"/>
          <w:marRight w:val="0"/>
          <w:marTop w:val="0"/>
          <w:marBottom w:val="0"/>
          <w:divBdr>
            <w:top w:val="none" w:sz="0" w:space="0" w:color="auto"/>
            <w:left w:val="none" w:sz="0" w:space="0" w:color="auto"/>
            <w:bottom w:val="none" w:sz="0" w:space="0" w:color="auto"/>
            <w:right w:val="none" w:sz="0" w:space="0" w:color="auto"/>
          </w:divBdr>
          <w:divsChild>
            <w:div w:id="78913961">
              <w:marLeft w:val="0"/>
              <w:marRight w:val="0"/>
              <w:marTop w:val="0"/>
              <w:marBottom w:val="0"/>
              <w:divBdr>
                <w:top w:val="none" w:sz="0" w:space="0" w:color="auto"/>
                <w:left w:val="none" w:sz="0" w:space="0" w:color="auto"/>
                <w:bottom w:val="none" w:sz="0" w:space="0" w:color="auto"/>
                <w:right w:val="none" w:sz="0" w:space="0" w:color="auto"/>
              </w:divBdr>
            </w:div>
          </w:divsChild>
        </w:div>
        <w:div w:id="1924030371">
          <w:marLeft w:val="0"/>
          <w:marRight w:val="0"/>
          <w:marTop w:val="0"/>
          <w:marBottom w:val="0"/>
          <w:divBdr>
            <w:top w:val="none" w:sz="0" w:space="0" w:color="auto"/>
            <w:left w:val="none" w:sz="0" w:space="0" w:color="auto"/>
            <w:bottom w:val="none" w:sz="0" w:space="0" w:color="auto"/>
            <w:right w:val="none" w:sz="0" w:space="0" w:color="auto"/>
          </w:divBdr>
          <w:divsChild>
            <w:div w:id="1847674744">
              <w:marLeft w:val="0"/>
              <w:marRight w:val="0"/>
              <w:marTop w:val="0"/>
              <w:marBottom w:val="0"/>
              <w:divBdr>
                <w:top w:val="none" w:sz="0" w:space="0" w:color="auto"/>
                <w:left w:val="none" w:sz="0" w:space="0" w:color="auto"/>
                <w:bottom w:val="none" w:sz="0" w:space="0" w:color="auto"/>
                <w:right w:val="none" w:sz="0" w:space="0" w:color="auto"/>
              </w:divBdr>
            </w:div>
          </w:divsChild>
        </w:div>
        <w:div w:id="1944920658">
          <w:marLeft w:val="0"/>
          <w:marRight w:val="0"/>
          <w:marTop w:val="0"/>
          <w:marBottom w:val="0"/>
          <w:divBdr>
            <w:top w:val="none" w:sz="0" w:space="0" w:color="auto"/>
            <w:left w:val="none" w:sz="0" w:space="0" w:color="auto"/>
            <w:bottom w:val="none" w:sz="0" w:space="0" w:color="auto"/>
            <w:right w:val="none" w:sz="0" w:space="0" w:color="auto"/>
          </w:divBdr>
          <w:divsChild>
            <w:div w:id="5583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8743">
      <w:bodyDiv w:val="1"/>
      <w:marLeft w:val="0"/>
      <w:marRight w:val="0"/>
      <w:marTop w:val="0"/>
      <w:marBottom w:val="0"/>
      <w:divBdr>
        <w:top w:val="none" w:sz="0" w:space="0" w:color="auto"/>
        <w:left w:val="none" w:sz="0" w:space="0" w:color="auto"/>
        <w:bottom w:val="none" w:sz="0" w:space="0" w:color="auto"/>
        <w:right w:val="none" w:sz="0" w:space="0" w:color="auto"/>
      </w:divBdr>
      <w:divsChild>
        <w:div w:id="229657033">
          <w:marLeft w:val="0"/>
          <w:marRight w:val="0"/>
          <w:marTop w:val="0"/>
          <w:marBottom w:val="0"/>
          <w:divBdr>
            <w:top w:val="none" w:sz="0" w:space="0" w:color="auto"/>
            <w:left w:val="none" w:sz="0" w:space="0" w:color="auto"/>
            <w:bottom w:val="none" w:sz="0" w:space="0" w:color="auto"/>
            <w:right w:val="none" w:sz="0" w:space="0" w:color="auto"/>
          </w:divBdr>
          <w:divsChild>
            <w:div w:id="1047680737">
              <w:marLeft w:val="-75"/>
              <w:marRight w:val="0"/>
              <w:marTop w:val="30"/>
              <w:marBottom w:val="30"/>
              <w:divBdr>
                <w:top w:val="none" w:sz="0" w:space="0" w:color="auto"/>
                <w:left w:val="none" w:sz="0" w:space="0" w:color="auto"/>
                <w:bottom w:val="none" w:sz="0" w:space="0" w:color="auto"/>
                <w:right w:val="none" w:sz="0" w:space="0" w:color="auto"/>
              </w:divBdr>
              <w:divsChild>
                <w:div w:id="333457629">
                  <w:marLeft w:val="0"/>
                  <w:marRight w:val="0"/>
                  <w:marTop w:val="0"/>
                  <w:marBottom w:val="0"/>
                  <w:divBdr>
                    <w:top w:val="none" w:sz="0" w:space="0" w:color="auto"/>
                    <w:left w:val="none" w:sz="0" w:space="0" w:color="auto"/>
                    <w:bottom w:val="none" w:sz="0" w:space="0" w:color="auto"/>
                    <w:right w:val="none" w:sz="0" w:space="0" w:color="auto"/>
                  </w:divBdr>
                  <w:divsChild>
                    <w:div w:id="397438127">
                      <w:marLeft w:val="0"/>
                      <w:marRight w:val="0"/>
                      <w:marTop w:val="0"/>
                      <w:marBottom w:val="0"/>
                      <w:divBdr>
                        <w:top w:val="none" w:sz="0" w:space="0" w:color="auto"/>
                        <w:left w:val="none" w:sz="0" w:space="0" w:color="auto"/>
                        <w:bottom w:val="none" w:sz="0" w:space="0" w:color="auto"/>
                        <w:right w:val="none" w:sz="0" w:space="0" w:color="auto"/>
                      </w:divBdr>
                    </w:div>
                  </w:divsChild>
                </w:div>
                <w:div w:id="510679615">
                  <w:marLeft w:val="0"/>
                  <w:marRight w:val="0"/>
                  <w:marTop w:val="0"/>
                  <w:marBottom w:val="0"/>
                  <w:divBdr>
                    <w:top w:val="none" w:sz="0" w:space="0" w:color="auto"/>
                    <w:left w:val="none" w:sz="0" w:space="0" w:color="auto"/>
                    <w:bottom w:val="none" w:sz="0" w:space="0" w:color="auto"/>
                    <w:right w:val="none" w:sz="0" w:space="0" w:color="auto"/>
                  </w:divBdr>
                  <w:divsChild>
                    <w:div w:id="1012805629">
                      <w:marLeft w:val="0"/>
                      <w:marRight w:val="0"/>
                      <w:marTop w:val="0"/>
                      <w:marBottom w:val="0"/>
                      <w:divBdr>
                        <w:top w:val="none" w:sz="0" w:space="0" w:color="auto"/>
                        <w:left w:val="none" w:sz="0" w:space="0" w:color="auto"/>
                        <w:bottom w:val="none" w:sz="0" w:space="0" w:color="auto"/>
                        <w:right w:val="none" w:sz="0" w:space="0" w:color="auto"/>
                      </w:divBdr>
                    </w:div>
                  </w:divsChild>
                </w:div>
                <w:div w:id="603659515">
                  <w:marLeft w:val="0"/>
                  <w:marRight w:val="0"/>
                  <w:marTop w:val="0"/>
                  <w:marBottom w:val="0"/>
                  <w:divBdr>
                    <w:top w:val="none" w:sz="0" w:space="0" w:color="auto"/>
                    <w:left w:val="none" w:sz="0" w:space="0" w:color="auto"/>
                    <w:bottom w:val="none" w:sz="0" w:space="0" w:color="auto"/>
                    <w:right w:val="none" w:sz="0" w:space="0" w:color="auto"/>
                  </w:divBdr>
                  <w:divsChild>
                    <w:div w:id="41903636">
                      <w:marLeft w:val="0"/>
                      <w:marRight w:val="0"/>
                      <w:marTop w:val="0"/>
                      <w:marBottom w:val="0"/>
                      <w:divBdr>
                        <w:top w:val="none" w:sz="0" w:space="0" w:color="auto"/>
                        <w:left w:val="none" w:sz="0" w:space="0" w:color="auto"/>
                        <w:bottom w:val="none" w:sz="0" w:space="0" w:color="auto"/>
                        <w:right w:val="none" w:sz="0" w:space="0" w:color="auto"/>
                      </w:divBdr>
                    </w:div>
                  </w:divsChild>
                </w:div>
                <w:div w:id="831019957">
                  <w:marLeft w:val="0"/>
                  <w:marRight w:val="0"/>
                  <w:marTop w:val="0"/>
                  <w:marBottom w:val="0"/>
                  <w:divBdr>
                    <w:top w:val="none" w:sz="0" w:space="0" w:color="auto"/>
                    <w:left w:val="none" w:sz="0" w:space="0" w:color="auto"/>
                    <w:bottom w:val="none" w:sz="0" w:space="0" w:color="auto"/>
                    <w:right w:val="none" w:sz="0" w:space="0" w:color="auto"/>
                  </w:divBdr>
                  <w:divsChild>
                    <w:div w:id="934828123">
                      <w:marLeft w:val="0"/>
                      <w:marRight w:val="0"/>
                      <w:marTop w:val="0"/>
                      <w:marBottom w:val="0"/>
                      <w:divBdr>
                        <w:top w:val="none" w:sz="0" w:space="0" w:color="auto"/>
                        <w:left w:val="none" w:sz="0" w:space="0" w:color="auto"/>
                        <w:bottom w:val="none" w:sz="0" w:space="0" w:color="auto"/>
                        <w:right w:val="none" w:sz="0" w:space="0" w:color="auto"/>
                      </w:divBdr>
                    </w:div>
                  </w:divsChild>
                </w:div>
                <w:div w:id="985740096">
                  <w:marLeft w:val="0"/>
                  <w:marRight w:val="0"/>
                  <w:marTop w:val="0"/>
                  <w:marBottom w:val="0"/>
                  <w:divBdr>
                    <w:top w:val="none" w:sz="0" w:space="0" w:color="auto"/>
                    <w:left w:val="none" w:sz="0" w:space="0" w:color="auto"/>
                    <w:bottom w:val="none" w:sz="0" w:space="0" w:color="auto"/>
                    <w:right w:val="none" w:sz="0" w:space="0" w:color="auto"/>
                  </w:divBdr>
                  <w:divsChild>
                    <w:div w:id="1228882616">
                      <w:marLeft w:val="0"/>
                      <w:marRight w:val="0"/>
                      <w:marTop w:val="0"/>
                      <w:marBottom w:val="0"/>
                      <w:divBdr>
                        <w:top w:val="none" w:sz="0" w:space="0" w:color="auto"/>
                        <w:left w:val="none" w:sz="0" w:space="0" w:color="auto"/>
                        <w:bottom w:val="none" w:sz="0" w:space="0" w:color="auto"/>
                        <w:right w:val="none" w:sz="0" w:space="0" w:color="auto"/>
                      </w:divBdr>
                    </w:div>
                  </w:divsChild>
                </w:div>
                <w:div w:id="1224095639">
                  <w:marLeft w:val="0"/>
                  <w:marRight w:val="0"/>
                  <w:marTop w:val="0"/>
                  <w:marBottom w:val="0"/>
                  <w:divBdr>
                    <w:top w:val="none" w:sz="0" w:space="0" w:color="auto"/>
                    <w:left w:val="none" w:sz="0" w:space="0" w:color="auto"/>
                    <w:bottom w:val="none" w:sz="0" w:space="0" w:color="auto"/>
                    <w:right w:val="none" w:sz="0" w:space="0" w:color="auto"/>
                  </w:divBdr>
                  <w:divsChild>
                    <w:div w:id="1394742962">
                      <w:marLeft w:val="0"/>
                      <w:marRight w:val="0"/>
                      <w:marTop w:val="0"/>
                      <w:marBottom w:val="0"/>
                      <w:divBdr>
                        <w:top w:val="none" w:sz="0" w:space="0" w:color="auto"/>
                        <w:left w:val="none" w:sz="0" w:space="0" w:color="auto"/>
                        <w:bottom w:val="none" w:sz="0" w:space="0" w:color="auto"/>
                        <w:right w:val="none" w:sz="0" w:space="0" w:color="auto"/>
                      </w:divBdr>
                    </w:div>
                  </w:divsChild>
                </w:div>
                <w:div w:id="1818767195">
                  <w:marLeft w:val="0"/>
                  <w:marRight w:val="0"/>
                  <w:marTop w:val="0"/>
                  <w:marBottom w:val="0"/>
                  <w:divBdr>
                    <w:top w:val="none" w:sz="0" w:space="0" w:color="auto"/>
                    <w:left w:val="none" w:sz="0" w:space="0" w:color="auto"/>
                    <w:bottom w:val="none" w:sz="0" w:space="0" w:color="auto"/>
                    <w:right w:val="none" w:sz="0" w:space="0" w:color="auto"/>
                  </w:divBdr>
                  <w:divsChild>
                    <w:div w:id="1098721449">
                      <w:marLeft w:val="0"/>
                      <w:marRight w:val="0"/>
                      <w:marTop w:val="0"/>
                      <w:marBottom w:val="0"/>
                      <w:divBdr>
                        <w:top w:val="none" w:sz="0" w:space="0" w:color="auto"/>
                        <w:left w:val="none" w:sz="0" w:space="0" w:color="auto"/>
                        <w:bottom w:val="none" w:sz="0" w:space="0" w:color="auto"/>
                        <w:right w:val="none" w:sz="0" w:space="0" w:color="auto"/>
                      </w:divBdr>
                    </w:div>
                  </w:divsChild>
                </w:div>
                <w:div w:id="2032030836">
                  <w:marLeft w:val="0"/>
                  <w:marRight w:val="0"/>
                  <w:marTop w:val="0"/>
                  <w:marBottom w:val="0"/>
                  <w:divBdr>
                    <w:top w:val="none" w:sz="0" w:space="0" w:color="auto"/>
                    <w:left w:val="none" w:sz="0" w:space="0" w:color="auto"/>
                    <w:bottom w:val="none" w:sz="0" w:space="0" w:color="auto"/>
                    <w:right w:val="none" w:sz="0" w:space="0" w:color="auto"/>
                  </w:divBdr>
                  <w:divsChild>
                    <w:div w:id="16007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89094">
          <w:marLeft w:val="0"/>
          <w:marRight w:val="0"/>
          <w:marTop w:val="0"/>
          <w:marBottom w:val="0"/>
          <w:divBdr>
            <w:top w:val="none" w:sz="0" w:space="0" w:color="auto"/>
            <w:left w:val="none" w:sz="0" w:space="0" w:color="auto"/>
            <w:bottom w:val="none" w:sz="0" w:space="0" w:color="auto"/>
            <w:right w:val="none" w:sz="0" w:space="0" w:color="auto"/>
          </w:divBdr>
        </w:div>
        <w:div w:id="1627278218">
          <w:marLeft w:val="0"/>
          <w:marRight w:val="0"/>
          <w:marTop w:val="0"/>
          <w:marBottom w:val="0"/>
          <w:divBdr>
            <w:top w:val="none" w:sz="0" w:space="0" w:color="auto"/>
            <w:left w:val="none" w:sz="0" w:space="0" w:color="auto"/>
            <w:bottom w:val="none" w:sz="0" w:space="0" w:color="auto"/>
            <w:right w:val="none" w:sz="0" w:space="0" w:color="auto"/>
          </w:divBdr>
        </w:div>
      </w:divsChild>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796369058">
      <w:bodyDiv w:val="1"/>
      <w:marLeft w:val="0"/>
      <w:marRight w:val="0"/>
      <w:marTop w:val="0"/>
      <w:marBottom w:val="0"/>
      <w:divBdr>
        <w:top w:val="none" w:sz="0" w:space="0" w:color="auto"/>
        <w:left w:val="none" w:sz="0" w:space="0" w:color="auto"/>
        <w:bottom w:val="none" w:sz="0" w:space="0" w:color="auto"/>
        <w:right w:val="none" w:sz="0" w:space="0" w:color="auto"/>
      </w:divBdr>
      <w:divsChild>
        <w:div w:id="819345444">
          <w:marLeft w:val="0"/>
          <w:marRight w:val="0"/>
          <w:marTop w:val="0"/>
          <w:marBottom w:val="0"/>
          <w:divBdr>
            <w:top w:val="none" w:sz="0" w:space="0" w:color="auto"/>
            <w:left w:val="none" w:sz="0" w:space="0" w:color="auto"/>
            <w:bottom w:val="none" w:sz="0" w:space="0" w:color="auto"/>
            <w:right w:val="none" w:sz="0" w:space="0" w:color="auto"/>
          </w:divBdr>
          <w:divsChild>
            <w:div w:id="1094595922">
              <w:marLeft w:val="0"/>
              <w:marRight w:val="0"/>
              <w:marTop w:val="0"/>
              <w:marBottom w:val="0"/>
              <w:divBdr>
                <w:top w:val="none" w:sz="0" w:space="0" w:color="auto"/>
                <w:left w:val="none" w:sz="0" w:space="0" w:color="auto"/>
                <w:bottom w:val="none" w:sz="0" w:space="0" w:color="auto"/>
                <w:right w:val="none" w:sz="0" w:space="0" w:color="auto"/>
              </w:divBdr>
            </w:div>
          </w:divsChild>
        </w:div>
        <w:div w:id="1161458238">
          <w:marLeft w:val="0"/>
          <w:marRight w:val="0"/>
          <w:marTop w:val="0"/>
          <w:marBottom w:val="0"/>
          <w:divBdr>
            <w:top w:val="none" w:sz="0" w:space="0" w:color="auto"/>
            <w:left w:val="none" w:sz="0" w:space="0" w:color="auto"/>
            <w:bottom w:val="none" w:sz="0" w:space="0" w:color="auto"/>
            <w:right w:val="none" w:sz="0" w:space="0" w:color="auto"/>
          </w:divBdr>
          <w:divsChild>
            <w:div w:id="1490244365">
              <w:marLeft w:val="0"/>
              <w:marRight w:val="0"/>
              <w:marTop w:val="0"/>
              <w:marBottom w:val="0"/>
              <w:divBdr>
                <w:top w:val="none" w:sz="0" w:space="0" w:color="auto"/>
                <w:left w:val="none" w:sz="0" w:space="0" w:color="auto"/>
                <w:bottom w:val="none" w:sz="0" w:space="0" w:color="auto"/>
                <w:right w:val="none" w:sz="0" w:space="0" w:color="auto"/>
              </w:divBdr>
            </w:div>
          </w:divsChild>
        </w:div>
        <w:div w:id="1196045297">
          <w:marLeft w:val="0"/>
          <w:marRight w:val="0"/>
          <w:marTop w:val="0"/>
          <w:marBottom w:val="0"/>
          <w:divBdr>
            <w:top w:val="none" w:sz="0" w:space="0" w:color="auto"/>
            <w:left w:val="none" w:sz="0" w:space="0" w:color="auto"/>
            <w:bottom w:val="none" w:sz="0" w:space="0" w:color="auto"/>
            <w:right w:val="none" w:sz="0" w:space="0" w:color="auto"/>
          </w:divBdr>
          <w:divsChild>
            <w:div w:id="788623263">
              <w:marLeft w:val="0"/>
              <w:marRight w:val="0"/>
              <w:marTop w:val="0"/>
              <w:marBottom w:val="0"/>
              <w:divBdr>
                <w:top w:val="none" w:sz="0" w:space="0" w:color="auto"/>
                <w:left w:val="none" w:sz="0" w:space="0" w:color="auto"/>
                <w:bottom w:val="none" w:sz="0" w:space="0" w:color="auto"/>
                <w:right w:val="none" w:sz="0" w:space="0" w:color="auto"/>
              </w:divBdr>
            </w:div>
          </w:divsChild>
        </w:div>
        <w:div w:id="1271935339">
          <w:marLeft w:val="0"/>
          <w:marRight w:val="0"/>
          <w:marTop w:val="0"/>
          <w:marBottom w:val="0"/>
          <w:divBdr>
            <w:top w:val="none" w:sz="0" w:space="0" w:color="auto"/>
            <w:left w:val="none" w:sz="0" w:space="0" w:color="auto"/>
            <w:bottom w:val="none" w:sz="0" w:space="0" w:color="auto"/>
            <w:right w:val="none" w:sz="0" w:space="0" w:color="auto"/>
          </w:divBdr>
          <w:divsChild>
            <w:div w:id="1759477724">
              <w:marLeft w:val="0"/>
              <w:marRight w:val="0"/>
              <w:marTop w:val="0"/>
              <w:marBottom w:val="0"/>
              <w:divBdr>
                <w:top w:val="none" w:sz="0" w:space="0" w:color="auto"/>
                <w:left w:val="none" w:sz="0" w:space="0" w:color="auto"/>
                <w:bottom w:val="none" w:sz="0" w:space="0" w:color="auto"/>
                <w:right w:val="none" w:sz="0" w:space="0" w:color="auto"/>
              </w:divBdr>
            </w:div>
          </w:divsChild>
        </w:div>
        <w:div w:id="1354964973">
          <w:marLeft w:val="0"/>
          <w:marRight w:val="0"/>
          <w:marTop w:val="0"/>
          <w:marBottom w:val="0"/>
          <w:divBdr>
            <w:top w:val="none" w:sz="0" w:space="0" w:color="auto"/>
            <w:left w:val="none" w:sz="0" w:space="0" w:color="auto"/>
            <w:bottom w:val="none" w:sz="0" w:space="0" w:color="auto"/>
            <w:right w:val="none" w:sz="0" w:space="0" w:color="auto"/>
          </w:divBdr>
          <w:divsChild>
            <w:div w:id="1691295338">
              <w:marLeft w:val="0"/>
              <w:marRight w:val="0"/>
              <w:marTop w:val="0"/>
              <w:marBottom w:val="0"/>
              <w:divBdr>
                <w:top w:val="none" w:sz="0" w:space="0" w:color="auto"/>
                <w:left w:val="none" w:sz="0" w:space="0" w:color="auto"/>
                <w:bottom w:val="none" w:sz="0" w:space="0" w:color="auto"/>
                <w:right w:val="none" w:sz="0" w:space="0" w:color="auto"/>
              </w:divBdr>
            </w:div>
          </w:divsChild>
        </w:div>
        <w:div w:id="1525050595">
          <w:marLeft w:val="0"/>
          <w:marRight w:val="0"/>
          <w:marTop w:val="0"/>
          <w:marBottom w:val="0"/>
          <w:divBdr>
            <w:top w:val="none" w:sz="0" w:space="0" w:color="auto"/>
            <w:left w:val="none" w:sz="0" w:space="0" w:color="auto"/>
            <w:bottom w:val="none" w:sz="0" w:space="0" w:color="auto"/>
            <w:right w:val="none" w:sz="0" w:space="0" w:color="auto"/>
          </w:divBdr>
          <w:divsChild>
            <w:div w:id="1267621507">
              <w:marLeft w:val="0"/>
              <w:marRight w:val="0"/>
              <w:marTop w:val="0"/>
              <w:marBottom w:val="0"/>
              <w:divBdr>
                <w:top w:val="none" w:sz="0" w:space="0" w:color="auto"/>
                <w:left w:val="none" w:sz="0" w:space="0" w:color="auto"/>
                <w:bottom w:val="none" w:sz="0" w:space="0" w:color="auto"/>
                <w:right w:val="none" w:sz="0" w:space="0" w:color="auto"/>
              </w:divBdr>
            </w:div>
          </w:divsChild>
        </w:div>
        <w:div w:id="1812016736">
          <w:marLeft w:val="0"/>
          <w:marRight w:val="0"/>
          <w:marTop w:val="0"/>
          <w:marBottom w:val="0"/>
          <w:divBdr>
            <w:top w:val="none" w:sz="0" w:space="0" w:color="auto"/>
            <w:left w:val="none" w:sz="0" w:space="0" w:color="auto"/>
            <w:bottom w:val="none" w:sz="0" w:space="0" w:color="auto"/>
            <w:right w:val="none" w:sz="0" w:space="0" w:color="auto"/>
          </w:divBdr>
          <w:divsChild>
            <w:div w:id="1719285073">
              <w:marLeft w:val="0"/>
              <w:marRight w:val="0"/>
              <w:marTop w:val="0"/>
              <w:marBottom w:val="0"/>
              <w:divBdr>
                <w:top w:val="none" w:sz="0" w:space="0" w:color="auto"/>
                <w:left w:val="none" w:sz="0" w:space="0" w:color="auto"/>
                <w:bottom w:val="none" w:sz="0" w:space="0" w:color="auto"/>
                <w:right w:val="none" w:sz="0" w:space="0" w:color="auto"/>
              </w:divBdr>
            </w:div>
          </w:divsChild>
        </w:div>
        <w:div w:id="1866823200">
          <w:marLeft w:val="0"/>
          <w:marRight w:val="0"/>
          <w:marTop w:val="0"/>
          <w:marBottom w:val="0"/>
          <w:divBdr>
            <w:top w:val="none" w:sz="0" w:space="0" w:color="auto"/>
            <w:left w:val="none" w:sz="0" w:space="0" w:color="auto"/>
            <w:bottom w:val="none" w:sz="0" w:space="0" w:color="auto"/>
            <w:right w:val="none" w:sz="0" w:space="0" w:color="auto"/>
          </w:divBdr>
          <w:divsChild>
            <w:div w:id="10063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625">
      <w:bodyDiv w:val="1"/>
      <w:marLeft w:val="0"/>
      <w:marRight w:val="0"/>
      <w:marTop w:val="0"/>
      <w:marBottom w:val="0"/>
      <w:divBdr>
        <w:top w:val="none" w:sz="0" w:space="0" w:color="auto"/>
        <w:left w:val="none" w:sz="0" w:space="0" w:color="auto"/>
        <w:bottom w:val="none" w:sz="0" w:space="0" w:color="auto"/>
        <w:right w:val="none" w:sz="0" w:space="0" w:color="auto"/>
      </w:divBdr>
      <w:divsChild>
        <w:div w:id="350183122">
          <w:marLeft w:val="0"/>
          <w:marRight w:val="0"/>
          <w:marTop w:val="0"/>
          <w:marBottom w:val="0"/>
          <w:divBdr>
            <w:top w:val="none" w:sz="0" w:space="0" w:color="auto"/>
            <w:left w:val="none" w:sz="0" w:space="0" w:color="auto"/>
            <w:bottom w:val="none" w:sz="0" w:space="0" w:color="auto"/>
            <w:right w:val="none" w:sz="0" w:space="0" w:color="auto"/>
          </w:divBdr>
        </w:div>
        <w:div w:id="964117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footer" Target="footer4.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326aaa1-dc5b-400b-9b33-8992d719744b">
      <Terms xmlns="http://schemas.microsoft.com/office/infopath/2007/PartnerControls"/>
    </lcf76f155ced4ddcb4097134ff3c332f>
    <TaxCatchAll xmlns="79ee5b46-ae3d-4101-a402-de0b5256da3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3DD7C0D1421740A6CEBC0EBDB9DDD4" ma:contentTypeVersion="11" ma:contentTypeDescription="Create a new document." ma:contentTypeScope="" ma:versionID="8719ea187cb6c3047df7a3603bd68cf4">
  <xsd:schema xmlns:xsd="http://www.w3.org/2001/XMLSchema" xmlns:xs="http://www.w3.org/2001/XMLSchema" xmlns:p="http://schemas.microsoft.com/office/2006/metadata/properties" xmlns:ns2="9326aaa1-dc5b-400b-9b33-8992d719744b" xmlns:ns3="79ee5b46-ae3d-4101-a402-de0b5256da3d" targetNamespace="http://schemas.microsoft.com/office/2006/metadata/properties" ma:root="true" ma:fieldsID="1174e953af6199441f3a3044d5f9ed63" ns2:_="" ns3:_="">
    <xsd:import namespace="9326aaa1-dc5b-400b-9b33-8992d719744b"/>
    <xsd:import namespace="79ee5b46-ae3d-4101-a402-de0b5256da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26aaa1-dc5b-400b-9b33-8992d71974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ee5b46-ae3d-4101-a402-de0b5256da3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96e7834-8338-4e7e-9a71-20fda19bc98c}" ma:internalName="TaxCatchAll" ma:showField="CatchAllData" ma:web="79ee5b46-ae3d-4101-a402-de0b5256da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09B19-E352-450C-B415-ABEC7305217F}">
  <ds:schemaRefs>
    <ds:schemaRef ds:uri="http://schemas.microsoft.com/sharepoint/v3/contenttype/forms"/>
  </ds:schemaRefs>
</ds:datastoreItem>
</file>

<file path=customXml/itemProps2.xml><?xml version="1.0" encoding="utf-8"?>
<ds:datastoreItem xmlns:ds="http://schemas.openxmlformats.org/officeDocument/2006/customXml" ds:itemID="{F979DA4F-590E-427E-9430-B111DA7F4FB3}">
  <ds:schemaRefs>
    <ds:schemaRef ds:uri="http://schemas.openxmlformats.org/officeDocument/2006/bibliography"/>
  </ds:schemaRefs>
</ds:datastoreItem>
</file>

<file path=customXml/itemProps3.xml><?xml version="1.0" encoding="utf-8"?>
<ds:datastoreItem xmlns:ds="http://schemas.openxmlformats.org/officeDocument/2006/customXml" ds:itemID="{B794F4B9-2B4F-4681-861D-6F96330397DE}">
  <ds:schemaRefs>
    <ds:schemaRef ds:uri="http://schemas.microsoft.com/office/2006/metadata/properties"/>
    <ds:schemaRef ds:uri="http://schemas.microsoft.com/office/infopath/2007/PartnerControls"/>
    <ds:schemaRef ds:uri="9326aaa1-dc5b-400b-9b33-8992d719744b"/>
    <ds:schemaRef ds:uri="79ee5b46-ae3d-4101-a402-de0b5256da3d"/>
  </ds:schemaRefs>
</ds:datastoreItem>
</file>

<file path=customXml/itemProps4.xml><?xml version="1.0" encoding="utf-8"?>
<ds:datastoreItem xmlns:ds="http://schemas.openxmlformats.org/officeDocument/2006/customXml" ds:itemID="{611564FB-3FD2-4180-9EA2-8ACC71E30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26aaa1-dc5b-400b-9b33-8992d719744b"/>
    <ds:schemaRef ds:uri="79ee5b46-ae3d-4101-a402-de0b5256d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2022</Words>
  <Characters>11531</Characters>
  <Application>Microsoft Office Word</Application>
  <DocSecurity>4</DocSecurity>
  <Lines>96</Lines>
  <Paragraphs>27</Paragraphs>
  <ScaleCrop>false</ScaleCrop>
  <Company>Texas A&amp;M University</Company>
  <LinksUpToDate>false</LinksUpToDate>
  <CharactersWithSpaces>13526</CharactersWithSpaces>
  <SharedDoc>false</SharedDoc>
  <HLinks>
    <vt:vector size="78" baseType="variant">
      <vt:variant>
        <vt:i4>1769527</vt:i4>
      </vt:variant>
      <vt:variant>
        <vt:i4>74</vt:i4>
      </vt:variant>
      <vt:variant>
        <vt:i4>0</vt:i4>
      </vt:variant>
      <vt:variant>
        <vt:i4>5</vt:i4>
      </vt:variant>
      <vt:variant>
        <vt:lpwstr/>
      </vt:variant>
      <vt:variant>
        <vt:lpwstr>_Toc196776745</vt:lpwstr>
      </vt:variant>
      <vt:variant>
        <vt:i4>1769527</vt:i4>
      </vt:variant>
      <vt:variant>
        <vt:i4>68</vt:i4>
      </vt:variant>
      <vt:variant>
        <vt:i4>0</vt:i4>
      </vt:variant>
      <vt:variant>
        <vt:i4>5</vt:i4>
      </vt:variant>
      <vt:variant>
        <vt:lpwstr/>
      </vt:variant>
      <vt:variant>
        <vt:lpwstr>_Toc196776744</vt:lpwstr>
      </vt:variant>
      <vt:variant>
        <vt:i4>1769527</vt:i4>
      </vt:variant>
      <vt:variant>
        <vt:i4>62</vt:i4>
      </vt:variant>
      <vt:variant>
        <vt:i4>0</vt:i4>
      </vt:variant>
      <vt:variant>
        <vt:i4>5</vt:i4>
      </vt:variant>
      <vt:variant>
        <vt:lpwstr/>
      </vt:variant>
      <vt:variant>
        <vt:lpwstr>_Toc196776743</vt:lpwstr>
      </vt:variant>
      <vt:variant>
        <vt:i4>1769527</vt:i4>
      </vt:variant>
      <vt:variant>
        <vt:i4>56</vt:i4>
      </vt:variant>
      <vt:variant>
        <vt:i4>0</vt:i4>
      </vt:variant>
      <vt:variant>
        <vt:i4>5</vt:i4>
      </vt:variant>
      <vt:variant>
        <vt:lpwstr/>
      </vt:variant>
      <vt:variant>
        <vt:lpwstr>_Toc196776741</vt:lpwstr>
      </vt:variant>
      <vt:variant>
        <vt:i4>1835063</vt:i4>
      </vt:variant>
      <vt:variant>
        <vt:i4>50</vt:i4>
      </vt:variant>
      <vt:variant>
        <vt:i4>0</vt:i4>
      </vt:variant>
      <vt:variant>
        <vt:i4>5</vt:i4>
      </vt:variant>
      <vt:variant>
        <vt:lpwstr/>
      </vt:variant>
      <vt:variant>
        <vt:lpwstr>_Toc196776735</vt:lpwstr>
      </vt:variant>
      <vt:variant>
        <vt:i4>1835063</vt:i4>
      </vt:variant>
      <vt:variant>
        <vt:i4>44</vt:i4>
      </vt:variant>
      <vt:variant>
        <vt:i4>0</vt:i4>
      </vt:variant>
      <vt:variant>
        <vt:i4>5</vt:i4>
      </vt:variant>
      <vt:variant>
        <vt:lpwstr/>
      </vt:variant>
      <vt:variant>
        <vt:lpwstr>_Toc196776734</vt:lpwstr>
      </vt:variant>
      <vt:variant>
        <vt:i4>1835063</vt:i4>
      </vt:variant>
      <vt:variant>
        <vt:i4>38</vt:i4>
      </vt:variant>
      <vt:variant>
        <vt:i4>0</vt:i4>
      </vt:variant>
      <vt:variant>
        <vt:i4>5</vt:i4>
      </vt:variant>
      <vt:variant>
        <vt:lpwstr/>
      </vt:variant>
      <vt:variant>
        <vt:lpwstr>_Toc196776733</vt:lpwstr>
      </vt:variant>
      <vt:variant>
        <vt:i4>1835063</vt:i4>
      </vt:variant>
      <vt:variant>
        <vt:i4>32</vt:i4>
      </vt:variant>
      <vt:variant>
        <vt:i4>0</vt:i4>
      </vt:variant>
      <vt:variant>
        <vt:i4>5</vt:i4>
      </vt:variant>
      <vt:variant>
        <vt:lpwstr/>
      </vt:variant>
      <vt:variant>
        <vt:lpwstr>_Toc196776732</vt:lpwstr>
      </vt:variant>
      <vt:variant>
        <vt:i4>1835063</vt:i4>
      </vt:variant>
      <vt:variant>
        <vt:i4>26</vt:i4>
      </vt:variant>
      <vt:variant>
        <vt:i4>0</vt:i4>
      </vt:variant>
      <vt:variant>
        <vt:i4>5</vt:i4>
      </vt:variant>
      <vt:variant>
        <vt:lpwstr/>
      </vt:variant>
      <vt:variant>
        <vt:lpwstr>_Toc196776731</vt:lpwstr>
      </vt:variant>
      <vt:variant>
        <vt:i4>1835063</vt:i4>
      </vt:variant>
      <vt:variant>
        <vt:i4>20</vt:i4>
      </vt:variant>
      <vt:variant>
        <vt:i4>0</vt:i4>
      </vt:variant>
      <vt:variant>
        <vt:i4>5</vt:i4>
      </vt:variant>
      <vt:variant>
        <vt:lpwstr/>
      </vt:variant>
      <vt:variant>
        <vt:lpwstr>_Toc196776730</vt:lpwstr>
      </vt:variant>
      <vt:variant>
        <vt:i4>1900599</vt:i4>
      </vt:variant>
      <vt:variant>
        <vt:i4>14</vt:i4>
      </vt:variant>
      <vt:variant>
        <vt:i4>0</vt:i4>
      </vt:variant>
      <vt:variant>
        <vt:i4>5</vt:i4>
      </vt:variant>
      <vt:variant>
        <vt:lpwstr/>
      </vt:variant>
      <vt:variant>
        <vt:lpwstr>_Toc196776729</vt:lpwstr>
      </vt:variant>
      <vt:variant>
        <vt:i4>1900599</vt:i4>
      </vt:variant>
      <vt:variant>
        <vt:i4>8</vt:i4>
      </vt:variant>
      <vt:variant>
        <vt:i4>0</vt:i4>
      </vt:variant>
      <vt:variant>
        <vt:i4>5</vt:i4>
      </vt:variant>
      <vt:variant>
        <vt:lpwstr/>
      </vt:variant>
      <vt:variant>
        <vt:lpwstr>_Toc196776728</vt:lpwstr>
      </vt:variant>
      <vt:variant>
        <vt:i4>1900599</vt:i4>
      </vt:variant>
      <vt:variant>
        <vt:i4>2</vt:i4>
      </vt:variant>
      <vt:variant>
        <vt:i4>0</vt:i4>
      </vt:variant>
      <vt:variant>
        <vt:i4>5</vt:i4>
      </vt:variant>
      <vt:variant>
        <vt:lpwstr/>
      </vt:variant>
      <vt:variant>
        <vt:lpwstr>_Toc196776727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Miller, Mackenzie</cp:lastModifiedBy>
  <cp:revision>196</cp:revision>
  <cp:lastPrinted>2025-04-29T06:58:00Z</cp:lastPrinted>
  <dcterms:created xsi:type="dcterms:W3CDTF">2025-04-29T01:22:00Z</dcterms:created>
  <dcterms:modified xsi:type="dcterms:W3CDTF">2025-04-29T04:59:00Z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0x010100D13DD7C0D1421740A6CEBC0EBDB9DDD4</vt:lpwstr>
  </property>
  <property fmtid="{D5CDD505-2E9C-101B-9397-08002B2CF9AE}" pid="3" name="SubmissionID">
    <vt:lpwstr/>
  </property>
  <property fmtid="{D5CDD505-2E9C-101B-9397-08002B2CF9AE}" pid="4" name="Status">
    <vt:lpwstr>PC Review</vt:lpwstr>
  </property>
  <property fmtid="{D5CDD505-2E9C-101B-9397-08002B2CF9AE}" pid="5" name="MediaServiceImageTags">
    <vt:lpwstr/>
  </property>
</Properties>
</file>