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E3B7BB" w14:textId="52E7F94A" w:rsidR="00FA617B" w:rsidRPr="00631BDE" w:rsidRDefault="675F246C" w:rsidP="00631BDE">
      <w:pPr>
        <w:spacing w:line="276" w:lineRule="auto"/>
        <w:jc w:val="right"/>
        <w:rPr>
          <w:rFonts w:ascii="Arial" w:hAnsi="Arial" w:cs="Arial"/>
          <w:sz w:val="50"/>
          <w:szCs w:val="50"/>
        </w:rPr>
      </w:pPr>
      <w:r w:rsidRPr="00631BDE">
        <w:rPr>
          <w:rFonts w:ascii="Arial" w:hAnsi="Arial" w:cs="Arial"/>
          <w:sz w:val="50"/>
          <w:szCs w:val="50"/>
        </w:rPr>
        <w:t>VFD Motor Control</w:t>
      </w:r>
      <w:bookmarkStart w:id="0" w:name="_Ref312243294"/>
    </w:p>
    <w:p w14:paraId="02811106" w14:textId="0FE3DE62" w:rsidR="00FA617B" w:rsidRPr="00631BDE" w:rsidRDefault="1EB2501A" w:rsidP="00631BDE">
      <w:pPr>
        <w:spacing w:line="276" w:lineRule="auto"/>
        <w:jc w:val="right"/>
        <w:rPr>
          <w:rFonts w:ascii="Arial" w:hAnsi="Arial" w:cs="Arial"/>
          <w:sz w:val="42"/>
          <w:szCs w:val="42"/>
        </w:rPr>
      </w:pPr>
      <w:r w:rsidRPr="00631BDE">
        <w:rPr>
          <w:rFonts w:ascii="Arial" w:hAnsi="Arial" w:cs="Arial"/>
          <w:sz w:val="42"/>
          <w:szCs w:val="42"/>
        </w:rPr>
        <w:t>Mackenzie Miller</w:t>
      </w:r>
    </w:p>
    <w:p w14:paraId="3A3A379F" w14:textId="0D42D1B0" w:rsidR="00FA617B" w:rsidRPr="00631BDE" w:rsidRDefault="1EB2501A" w:rsidP="00631BDE">
      <w:pPr>
        <w:spacing w:line="276" w:lineRule="auto"/>
        <w:jc w:val="right"/>
        <w:rPr>
          <w:rFonts w:ascii="Arial" w:hAnsi="Arial" w:cs="Arial"/>
          <w:sz w:val="42"/>
          <w:szCs w:val="42"/>
        </w:rPr>
      </w:pPr>
      <w:r w:rsidRPr="00631BDE">
        <w:rPr>
          <w:rFonts w:ascii="Arial" w:hAnsi="Arial" w:cs="Arial"/>
          <w:sz w:val="42"/>
          <w:szCs w:val="42"/>
        </w:rPr>
        <w:t>Andrew Nguyen</w:t>
      </w:r>
    </w:p>
    <w:p w14:paraId="7DBA08B5" w14:textId="4483615D" w:rsidR="00FA617B" w:rsidRPr="00631BDE" w:rsidRDefault="1EB2501A" w:rsidP="00631BDE">
      <w:pPr>
        <w:spacing w:line="276" w:lineRule="auto"/>
        <w:jc w:val="right"/>
        <w:rPr>
          <w:rFonts w:ascii="Arial" w:hAnsi="Arial" w:cs="Arial"/>
          <w:sz w:val="42"/>
          <w:szCs w:val="42"/>
        </w:rPr>
      </w:pPr>
      <w:r w:rsidRPr="00631BDE">
        <w:rPr>
          <w:rFonts w:ascii="Arial" w:hAnsi="Arial" w:cs="Arial"/>
          <w:sz w:val="42"/>
          <w:szCs w:val="42"/>
        </w:rPr>
        <w:t>Aidan Rader</w:t>
      </w:r>
    </w:p>
    <w:p w14:paraId="28CAE1D1" w14:textId="7C748692" w:rsidR="00FA617B" w:rsidRPr="00631BDE" w:rsidRDefault="1EB2501A" w:rsidP="00631BDE">
      <w:pPr>
        <w:spacing w:line="276" w:lineRule="auto"/>
        <w:jc w:val="right"/>
        <w:rPr>
          <w:rFonts w:ascii="Arial" w:hAnsi="Arial" w:cs="Arial"/>
          <w:sz w:val="42"/>
          <w:szCs w:val="42"/>
        </w:rPr>
      </w:pPr>
      <w:r w:rsidRPr="00631BDE">
        <w:rPr>
          <w:rFonts w:ascii="Arial" w:hAnsi="Arial" w:cs="Arial"/>
          <w:sz w:val="42"/>
          <w:szCs w:val="42"/>
        </w:rPr>
        <w:t>Ryan Regan</w:t>
      </w:r>
    </w:p>
    <w:p w14:paraId="0A45D330" w14:textId="77777777" w:rsidR="00FA617B" w:rsidRPr="00631BDE" w:rsidRDefault="00FA617B" w:rsidP="00631BDE">
      <w:pPr>
        <w:spacing w:line="276" w:lineRule="auto"/>
        <w:jc w:val="right"/>
        <w:rPr>
          <w:rFonts w:ascii="Arial" w:hAnsi="Arial" w:cs="Arial"/>
          <w:sz w:val="40"/>
          <w:szCs w:val="40"/>
        </w:rPr>
      </w:pPr>
    </w:p>
    <w:p w14:paraId="73760342" w14:textId="77777777" w:rsidR="00FA617B" w:rsidRPr="00631BDE" w:rsidRDefault="00FA617B" w:rsidP="00631BDE">
      <w:pPr>
        <w:spacing w:line="276" w:lineRule="auto"/>
        <w:jc w:val="right"/>
        <w:rPr>
          <w:rFonts w:ascii="Arial" w:hAnsi="Arial" w:cs="Arial"/>
          <w:sz w:val="40"/>
          <w:szCs w:val="40"/>
        </w:rPr>
      </w:pPr>
    </w:p>
    <w:p w14:paraId="1167FE54" w14:textId="77777777" w:rsidR="00FA617B" w:rsidRPr="00631BDE" w:rsidRDefault="00FA617B" w:rsidP="00631BDE">
      <w:pPr>
        <w:spacing w:line="276" w:lineRule="auto"/>
        <w:jc w:val="right"/>
        <w:rPr>
          <w:rFonts w:ascii="Arial" w:hAnsi="Arial" w:cs="Arial"/>
          <w:sz w:val="40"/>
          <w:szCs w:val="40"/>
        </w:rPr>
      </w:pPr>
    </w:p>
    <w:p w14:paraId="5D94A006" w14:textId="77777777" w:rsidR="00FA617B" w:rsidRPr="00631BDE" w:rsidRDefault="00FA617B" w:rsidP="00631BDE">
      <w:pPr>
        <w:spacing w:line="276" w:lineRule="auto"/>
        <w:jc w:val="right"/>
        <w:rPr>
          <w:rFonts w:ascii="Arial" w:hAnsi="Arial" w:cs="Arial"/>
          <w:sz w:val="40"/>
          <w:szCs w:val="40"/>
        </w:rPr>
      </w:pPr>
    </w:p>
    <w:p w14:paraId="29CBF945" w14:textId="77777777" w:rsidR="00FA617B" w:rsidRPr="00631BDE" w:rsidRDefault="00FA617B" w:rsidP="00631BDE">
      <w:pPr>
        <w:spacing w:line="276" w:lineRule="auto"/>
        <w:jc w:val="right"/>
        <w:rPr>
          <w:rFonts w:ascii="Arial" w:hAnsi="Arial" w:cs="Arial"/>
          <w:sz w:val="40"/>
          <w:szCs w:val="40"/>
        </w:rPr>
      </w:pPr>
    </w:p>
    <w:p w14:paraId="693A5C0A" w14:textId="372AD400" w:rsidR="0F5C35F6" w:rsidRPr="00631BDE" w:rsidRDefault="0F5C35F6" w:rsidP="00631BDE">
      <w:pPr>
        <w:spacing w:line="276" w:lineRule="auto"/>
        <w:jc w:val="right"/>
        <w:rPr>
          <w:rFonts w:ascii="Arial" w:hAnsi="Arial" w:cs="Arial"/>
        </w:rPr>
      </w:pPr>
      <w:r w:rsidRPr="00631BDE">
        <w:rPr>
          <w:rFonts w:ascii="Arial" w:hAnsi="Arial" w:cs="Arial"/>
          <w:b/>
          <w:bCs/>
          <w:smallCaps/>
          <w:sz w:val="52"/>
          <w:szCs w:val="52"/>
        </w:rPr>
        <w:t>Subsystem Report</w:t>
      </w:r>
    </w:p>
    <w:p w14:paraId="15237E85" w14:textId="0C1E612A" w:rsidR="00FB782F" w:rsidRPr="00631BDE" w:rsidRDefault="00FB782F" w:rsidP="00631BDE">
      <w:pPr>
        <w:spacing w:line="276" w:lineRule="auto"/>
        <w:jc w:val="right"/>
        <w:rPr>
          <w:rFonts w:ascii="Arial" w:hAnsi="Arial" w:cs="Arial"/>
          <w:b/>
          <w:smallCaps/>
          <w:sz w:val="52"/>
          <w:szCs w:val="52"/>
          <w:highlight w:val="yellow"/>
        </w:rPr>
      </w:pPr>
    </w:p>
    <w:p w14:paraId="12B786F5" w14:textId="77777777" w:rsidR="00FA617B" w:rsidRPr="00631BDE" w:rsidRDefault="00FA617B" w:rsidP="00631BDE">
      <w:pPr>
        <w:spacing w:line="276" w:lineRule="auto"/>
        <w:jc w:val="left"/>
        <w:rPr>
          <w:rFonts w:ascii="Arial" w:hAnsi="Arial" w:cs="Arial"/>
          <w:sz w:val="42"/>
          <w:szCs w:val="42"/>
        </w:rPr>
      </w:pPr>
    </w:p>
    <w:p w14:paraId="1EA2191B" w14:textId="77777777" w:rsidR="00FA617B" w:rsidRPr="00631BDE" w:rsidRDefault="00FA617B" w:rsidP="00631BDE">
      <w:pPr>
        <w:spacing w:line="276" w:lineRule="auto"/>
        <w:rPr>
          <w:rFonts w:ascii="Arial" w:hAnsi="Arial" w:cs="Arial"/>
          <w:sz w:val="28"/>
          <w:szCs w:val="28"/>
        </w:rPr>
      </w:pPr>
    </w:p>
    <w:p w14:paraId="4BA9ECDC" w14:textId="77777777" w:rsidR="00FA617B" w:rsidRPr="00631BDE" w:rsidRDefault="00FA617B" w:rsidP="00631BDE">
      <w:pPr>
        <w:spacing w:line="276" w:lineRule="auto"/>
        <w:rPr>
          <w:rFonts w:ascii="Arial" w:hAnsi="Arial" w:cs="Arial"/>
          <w:sz w:val="28"/>
          <w:szCs w:val="28"/>
        </w:rPr>
      </w:pPr>
    </w:p>
    <w:p w14:paraId="50F09BC6" w14:textId="77777777" w:rsidR="00FA617B" w:rsidRPr="00631BDE" w:rsidRDefault="00FA617B" w:rsidP="00631BDE">
      <w:pPr>
        <w:spacing w:line="276" w:lineRule="auto"/>
        <w:rPr>
          <w:rFonts w:ascii="Arial" w:hAnsi="Arial" w:cs="Arial"/>
          <w:sz w:val="28"/>
          <w:szCs w:val="28"/>
        </w:rPr>
      </w:pPr>
    </w:p>
    <w:p w14:paraId="3994CB54" w14:textId="77777777" w:rsidR="00FA617B" w:rsidRPr="00631BDE" w:rsidRDefault="00FA617B" w:rsidP="00631BDE">
      <w:pPr>
        <w:spacing w:line="276" w:lineRule="auto"/>
        <w:rPr>
          <w:rFonts w:ascii="Arial" w:hAnsi="Arial" w:cs="Arial"/>
          <w:sz w:val="28"/>
          <w:szCs w:val="28"/>
        </w:rPr>
      </w:pPr>
    </w:p>
    <w:p w14:paraId="1C492B89" w14:textId="77777777" w:rsidR="00FA617B" w:rsidRPr="00631BDE" w:rsidRDefault="00FA617B" w:rsidP="00631BDE">
      <w:pPr>
        <w:spacing w:line="276" w:lineRule="auto"/>
        <w:rPr>
          <w:rFonts w:ascii="Arial" w:hAnsi="Arial" w:cs="Arial"/>
          <w:sz w:val="28"/>
          <w:szCs w:val="28"/>
        </w:rPr>
      </w:pPr>
    </w:p>
    <w:p w14:paraId="3E17EE54" w14:textId="77777777" w:rsidR="00FA617B" w:rsidRPr="00631BDE" w:rsidRDefault="00FA617B" w:rsidP="00631BDE">
      <w:pPr>
        <w:spacing w:line="276" w:lineRule="auto"/>
        <w:rPr>
          <w:rFonts w:ascii="Arial" w:hAnsi="Arial" w:cs="Arial"/>
          <w:sz w:val="28"/>
          <w:szCs w:val="28"/>
        </w:rPr>
      </w:pPr>
    </w:p>
    <w:p w14:paraId="371ED1E6" w14:textId="77777777" w:rsidR="00FA617B" w:rsidRPr="00631BDE" w:rsidRDefault="00FA617B" w:rsidP="00631BDE">
      <w:pPr>
        <w:spacing w:line="276" w:lineRule="auto"/>
        <w:rPr>
          <w:rFonts w:ascii="Arial" w:hAnsi="Arial" w:cs="Arial"/>
          <w:sz w:val="28"/>
          <w:szCs w:val="28"/>
        </w:rPr>
      </w:pPr>
    </w:p>
    <w:p w14:paraId="3467460A" w14:textId="77777777" w:rsidR="00FA617B" w:rsidRPr="00631BDE" w:rsidRDefault="00FA617B" w:rsidP="00631BDE">
      <w:pPr>
        <w:spacing w:line="276" w:lineRule="auto"/>
        <w:rPr>
          <w:rFonts w:ascii="Arial" w:hAnsi="Arial" w:cs="Arial"/>
          <w:sz w:val="28"/>
          <w:szCs w:val="28"/>
        </w:rPr>
      </w:pPr>
    </w:p>
    <w:p w14:paraId="78F6AD2B" w14:textId="77777777" w:rsidR="00FA617B" w:rsidRPr="00631BDE" w:rsidRDefault="00FA617B" w:rsidP="00631BDE">
      <w:pPr>
        <w:spacing w:line="276" w:lineRule="auto"/>
        <w:rPr>
          <w:rFonts w:ascii="Arial" w:hAnsi="Arial" w:cs="Arial"/>
          <w:sz w:val="28"/>
          <w:szCs w:val="28"/>
        </w:rPr>
      </w:pPr>
    </w:p>
    <w:p w14:paraId="2A5E4C06" w14:textId="77777777" w:rsidR="00FA617B" w:rsidRPr="00631BDE" w:rsidRDefault="00FA617B" w:rsidP="00631BDE">
      <w:pPr>
        <w:spacing w:line="276" w:lineRule="auto"/>
        <w:rPr>
          <w:rFonts w:ascii="Arial" w:hAnsi="Arial" w:cs="Arial"/>
          <w:sz w:val="28"/>
          <w:szCs w:val="28"/>
        </w:rPr>
      </w:pPr>
    </w:p>
    <w:p w14:paraId="7E975054" w14:textId="77777777" w:rsidR="00FA617B" w:rsidRPr="00631BDE" w:rsidRDefault="00FA617B" w:rsidP="00631BDE">
      <w:pPr>
        <w:spacing w:line="276" w:lineRule="auto"/>
        <w:jc w:val="left"/>
        <w:rPr>
          <w:rFonts w:ascii="Arial" w:hAnsi="Arial" w:cs="Arial"/>
          <w:sz w:val="28"/>
          <w:szCs w:val="28"/>
        </w:rPr>
      </w:pPr>
    </w:p>
    <w:p w14:paraId="0CE0FDC6" w14:textId="77777777" w:rsidR="006F27F0" w:rsidRPr="00631BDE" w:rsidRDefault="006F27F0" w:rsidP="00631BDE">
      <w:pPr>
        <w:spacing w:line="276" w:lineRule="auto"/>
        <w:jc w:val="left"/>
        <w:rPr>
          <w:rFonts w:ascii="Arial" w:hAnsi="Arial" w:cs="Arial"/>
          <w:sz w:val="28"/>
          <w:szCs w:val="28"/>
        </w:rPr>
      </w:pPr>
    </w:p>
    <w:p w14:paraId="5A94AB60" w14:textId="2DC30B53" w:rsidR="00FA617B" w:rsidRPr="00631BDE" w:rsidRDefault="6325309C" w:rsidP="00631BDE">
      <w:pPr>
        <w:spacing w:line="276" w:lineRule="auto"/>
        <w:jc w:val="left"/>
        <w:rPr>
          <w:rFonts w:ascii="Arial" w:hAnsi="Arial" w:cs="Arial"/>
          <w:sz w:val="28"/>
          <w:szCs w:val="28"/>
        </w:rPr>
      </w:pPr>
      <w:r w:rsidRPr="00631BDE">
        <w:rPr>
          <w:rFonts w:ascii="Arial" w:hAnsi="Arial" w:cs="Arial"/>
          <w:sz w:val="28"/>
          <w:szCs w:val="28"/>
        </w:rPr>
        <w:t xml:space="preserve">REVISION – </w:t>
      </w:r>
      <w:r w:rsidR="08D6AE15" w:rsidRPr="00631BDE">
        <w:rPr>
          <w:rFonts w:ascii="Arial" w:hAnsi="Arial" w:cs="Arial"/>
          <w:sz w:val="28"/>
          <w:szCs w:val="28"/>
        </w:rPr>
        <w:t>0</w:t>
      </w:r>
    </w:p>
    <w:p w14:paraId="5DCF2D22" w14:textId="1419E17D" w:rsidR="00CC1A19" w:rsidRPr="00631BDE" w:rsidRDefault="1AA15FCD" w:rsidP="00631BDE">
      <w:pPr>
        <w:spacing w:line="276" w:lineRule="auto"/>
        <w:jc w:val="left"/>
        <w:rPr>
          <w:rFonts w:ascii="Arial" w:hAnsi="Arial" w:cs="Arial"/>
          <w:sz w:val="28"/>
          <w:szCs w:val="28"/>
        </w:rPr>
        <w:sectPr w:rsidR="00CC1A19" w:rsidRPr="00631BDE" w:rsidSect="00162656">
          <w:headerReference w:type="even" r:id="rId11"/>
          <w:headerReference w:type="default" r:id="rId12"/>
          <w:footerReference w:type="default" r:id="rId13"/>
          <w:headerReference w:type="first" r:id="rId14"/>
          <w:footerReference w:type="first" r:id="rId15"/>
          <w:endnotePr>
            <w:numFmt w:val="decimal"/>
          </w:endnotePr>
          <w:type w:val="continuous"/>
          <w:pgSz w:w="12240" w:h="15840" w:code="1"/>
          <w:pgMar w:top="1440" w:right="1440" w:bottom="1440" w:left="1440" w:header="720" w:footer="720" w:gutter="0"/>
          <w:cols w:space="720"/>
          <w:titlePg/>
          <w:docGrid w:linePitch="360"/>
        </w:sectPr>
      </w:pPr>
      <w:r w:rsidRPr="00631BDE">
        <w:rPr>
          <w:rFonts w:ascii="Arial" w:hAnsi="Arial" w:cs="Arial"/>
          <w:sz w:val="28"/>
          <w:szCs w:val="28"/>
        </w:rPr>
        <w:t>5</w:t>
      </w:r>
      <w:r w:rsidR="6325309C" w:rsidRPr="00631BDE">
        <w:rPr>
          <w:rFonts w:ascii="Arial" w:hAnsi="Arial" w:cs="Arial"/>
          <w:sz w:val="28"/>
          <w:szCs w:val="28"/>
        </w:rPr>
        <w:t xml:space="preserve"> </w:t>
      </w:r>
      <w:r w:rsidR="43EE5A6E" w:rsidRPr="00631BDE">
        <w:rPr>
          <w:rFonts w:ascii="Arial" w:hAnsi="Arial" w:cs="Arial"/>
          <w:sz w:val="28"/>
          <w:szCs w:val="28"/>
        </w:rPr>
        <w:t xml:space="preserve">December </w:t>
      </w:r>
      <w:r w:rsidR="6325309C" w:rsidRPr="00631BDE">
        <w:rPr>
          <w:rFonts w:ascii="Arial" w:hAnsi="Arial" w:cs="Arial"/>
          <w:sz w:val="28"/>
          <w:szCs w:val="28"/>
        </w:rPr>
        <w:t>20</w:t>
      </w:r>
      <w:r w:rsidR="22FC4EA2" w:rsidRPr="00631BDE">
        <w:rPr>
          <w:rFonts w:ascii="Arial" w:hAnsi="Arial" w:cs="Arial"/>
          <w:sz w:val="28"/>
          <w:szCs w:val="28"/>
        </w:rPr>
        <w:t>24</w:t>
      </w:r>
    </w:p>
    <w:p w14:paraId="52E47BE8" w14:textId="3E000614" w:rsidR="00FA617B" w:rsidRPr="00631BDE" w:rsidRDefault="00162D40" w:rsidP="00631BDE">
      <w:pPr>
        <w:spacing w:line="276" w:lineRule="auto"/>
        <w:jc w:val="center"/>
        <w:rPr>
          <w:rFonts w:ascii="Arial" w:hAnsi="Arial" w:cs="Arial"/>
          <w:smallCaps/>
          <w:sz w:val="36"/>
          <w:szCs w:val="36"/>
        </w:rPr>
      </w:pPr>
      <w:r w:rsidRPr="00631BDE">
        <w:rPr>
          <w:rFonts w:ascii="Arial" w:hAnsi="Arial" w:cs="Arial"/>
          <w:smallCaps/>
          <w:sz w:val="36"/>
          <w:szCs w:val="36"/>
        </w:rPr>
        <w:lastRenderedPageBreak/>
        <w:t>Subsystem Report</w:t>
      </w:r>
    </w:p>
    <w:p w14:paraId="22725D9B" w14:textId="77777777" w:rsidR="00FA617B" w:rsidRPr="00631BDE" w:rsidRDefault="6325309C" w:rsidP="00631BDE">
      <w:pPr>
        <w:spacing w:line="276" w:lineRule="auto"/>
        <w:jc w:val="center"/>
        <w:rPr>
          <w:rFonts w:ascii="Arial" w:hAnsi="Arial" w:cs="Arial"/>
          <w:sz w:val="36"/>
          <w:szCs w:val="36"/>
        </w:rPr>
      </w:pPr>
      <w:r w:rsidRPr="00631BDE">
        <w:rPr>
          <w:rFonts w:ascii="Arial" w:hAnsi="Arial" w:cs="Arial"/>
          <w:smallCaps/>
          <w:sz w:val="36"/>
          <w:szCs w:val="36"/>
        </w:rPr>
        <w:t>for</w:t>
      </w:r>
    </w:p>
    <w:p w14:paraId="69025412" w14:textId="1277F794" w:rsidR="488C0FAB" w:rsidRPr="00631BDE" w:rsidRDefault="488C0FAB" w:rsidP="00631BDE">
      <w:pPr>
        <w:spacing w:line="276" w:lineRule="auto"/>
        <w:jc w:val="center"/>
        <w:rPr>
          <w:rFonts w:ascii="Arial" w:hAnsi="Arial" w:cs="Arial"/>
          <w:sz w:val="36"/>
          <w:szCs w:val="36"/>
        </w:rPr>
      </w:pPr>
      <w:r w:rsidRPr="00631BDE">
        <w:rPr>
          <w:rFonts w:ascii="Arial" w:hAnsi="Arial" w:cs="Arial"/>
          <w:sz w:val="36"/>
          <w:szCs w:val="36"/>
        </w:rPr>
        <w:t>VFD Motor Control</w:t>
      </w:r>
    </w:p>
    <w:p w14:paraId="0BDF3C0A" w14:textId="77777777" w:rsidR="00CC1A19" w:rsidRPr="00631BDE" w:rsidRDefault="00CC1A19" w:rsidP="00631BDE">
      <w:pPr>
        <w:spacing w:line="276" w:lineRule="auto"/>
        <w:rPr>
          <w:rFonts w:ascii="Arial" w:hAnsi="Arial" w:cs="Arial"/>
        </w:rPr>
      </w:pPr>
    </w:p>
    <w:p w14:paraId="0E0F0388" w14:textId="77777777" w:rsidR="00CC1A19" w:rsidRPr="00631BDE" w:rsidRDefault="00CC1A19" w:rsidP="00631BDE">
      <w:pPr>
        <w:spacing w:line="276" w:lineRule="auto"/>
        <w:rPr>
          <w:rFonts w:ascii="Arial" w:hAnsi="Arial" w:cs="Arial"/>
        </w:rPr>
      </w:pPr>
    </w:p>
    <w:p w14:paraId="71073F36" w14:textId="77777777" w:rsidR="00CC1A19" w:rsidRPr="00631BDE" w:rsidRDefault="00CC1A19" w:rsidP="00631BDE">
      <w:pPr>
        <w:spacing w:line="276" w:lineRule="auto"/>
        <w:rPr>
          <w:rFonts w:ascii="Arial" w:hAnsi="Arial" w:cs="Arial"/>
        </w:rPr>
      </w:pPr>
    </w:p>
    <w:p w14:paraId="2E26FD29" w14:textId="77777777" w:rsidR="00FA617B" w:rsidRPr="00631BDE" w:rsidRDefault="00FA617B" w:rsidP="00631BDE">
      <w:pPr>
        <w:spacing w:line="276" w:lineRule="auto"/>
        <w:rPr>
          <w:rFonts w:ascii="Arial" w:hAnsi="Arial" w:cs="Arial"/>
        </w:rPr>
      </w:pPr>
    </w:p>
    <w:p w14:paraId="3E10ED68" w14:textId="77777777" w:rsidR="00CC1A19" w:rsidRPr="00631BDE" w:rsidRDefault="00CC1A19" w:rsidP="00631BDE">
      <w:pPr>
        <w:spacing w:line="276" w:lineRule="auto"/>
        <w:rPr>
          <w:rFonts w:ascii="Arial" w:hAnsi="Arial" w:cs="Arial"/>
        </w:rPr>
      </w:pPr>
    </w:p>
    <w:p w14:paraId="457F7DC0" w14:textId="77777777" w:rsidR="00FA617B" w:rsidRPr="00631BDE" w:rsidRDefault="6325309C" w:rsidP="00631BDE">
      <w:pPr>
        <w:spacing w:line="276" w:lineRule="auto"/>
        <w:jc w:val="center"/>
        <w:rPr>
          <w:rFonts w:ascii="Arial" w:hAnsi="Arial" w:cs="Arial"/>
          <w:smallCaps/>
        </w:rPr>
      </w:pPr>
      <w:r w:rsidRPr="00631BDE">
        <w:rPr>
          <w:rFonts w:ascii="Arial" w:hAnsi="Arial" w:cs="Arial"/>
          <w:smallCaps/>
        </w:rPr>
        <w:t>Prepared by:</w:t>
      </w:r>
    </w:p>
    <w:p w14:paraId="47080451" w14:textId="77777777" w:rsidR="00FA617B" w:rsidRPr="00631BDE" w:rsidRDefault="00FA617B" w:rsidP="00631BDE">
      <w:pPr>
        <w:spacing w:line="276" w:lineRule="auto"/>
        <w:jc w:val="center"/>
        <w:rPr>
          <w:rFonts w:ascii="Arial" w:hAnsi="Arial" w:cs="Arial"/>
        </w:rPr>
      </w:pPr>
    </w:p>
    <w:p w14:paraId="199A81E7" w14:textId="77777777" w:rsidR="00FA617B" w:rsidRPr="00631BDE" w:rsidRDefault="00FA617B" w:rsidP="00631BDE">
      <w:pPr>
        <w:spacing w:line="276" w:lineRule="auto"/>
        <w:jc w:val="center"/>
        <w:rPr>
          <w:rFonts w:ascii="Arial" w:hAnsi="Arial" w:cs="Arial"/>
        </w:rPr>
      </w:pPr>
    </w:p>
    <w:p w14:paraId="577632AA" w14:textId="77777777" w:rsidR="00FA617B" w:rsidRPr="00631BDE" w:rsidRDefault="00FA617B" w:rsidP="00631BDE">
      <w:pPr>
        <w:spacing w:line="276" w:lineRule="auto"/>
        <w:jc w:val="center"/>
        <w:rPr>
          <w:rFonts w:ascii="Arial" w:hAnsi="Arial" w:cs="Arial"/>
        </w:rPr>
      </w:pPr>
    </w:p>
    <w:p w14:paraId="6C8282FD" w14:textId="77777777" w:rsidR="00FA617B" w:rsidRPr="00631BDE" w:rsidRDefault="00FA617B" w:rsidP="00631BDE">
      <w:pPr>
        <w:spacing w:line="276" w:lineRule="auto"/>
        <w:jc w:val="center"/>
        <w:rPr>
          <w:rFonts w:ascii="Arial" w:hAnsi="Arial" w:cs="Arial"/>
        </w:rPr>
      </w:pPr>
    </w:p>
    <w:p w14:paraId="65E81EF1" w14:textId="77777777" w:rsidR="00FA617B" w:rsidRPr="00631BDE" w:rsidRDefault="6325309C" w:rsidP="00631BDE">
      <w:pPr>
        <w:spacing w:line="276" w:lineRule="auto"/>
        <w:ind w:left="2970"/>
        <w:rPr>
          <w:rFonts w:ascii="Arial" w:hAnsi="Arial" w:cs="Arial"/>
        </w:rPr>
      </w:pPr>
      <w:r w:rsidRPr="00631BDE">
        <w:rPr>
          <w:rFonts w:ascii="Arial" w:hAnsi="Arial" w:cs="Arial"/>
        </w:rPr>
        <w:t>_____________________________</w:t>
      </w:r>
    </w:p>
    <w:p w14:paraId="14F7E749" w14:textId="77777777" w:rsidR="00FA617B" w:rsidRPr="00631BDE" w:rsidRDefault="6325309C" w:rsidP="00631BDE">
      <w:pPr>
        <w:tabs>
          <w:tab w:val="left" w:pos="6210"/>
        </w:tabs>
        <w:spacing w:line="276" w:lineRule="auto"/>
        <w:ind w:left="2970"/>
        <w:rPr>
          <w:rFonts w:ascii="Arial" w:hAnsi="Arial" w:cs="Arial"/>
        </w:rPr>
      </w:pPr>
      <w:r w:rsidRPr="00631BDE">
        <w:rPr>
          <w:rFonts w:ascii="Arial" w:hAnsi="Arial" w:cs="Arial"/>
        </w:rPr>
        <w:t>Author</w:t>
      </w:r>
      <w:r w:rsidR="00FA617B" w:rsidRPr="00631BDE">
        <w:rPr>
          <w:rFonts w:ascii="Arial" w:hAnsi="Arial" w:cs="Arial"/>
        </w:rPr>
        <w:tab/>
      </w:r>
      <w:r w:rsidRPr="00631BDE">
        <w:rPr>
          <w:rFonts w:ascii="Arial" w:hAnsi="Arial" w:cs="Arial"/>
        </w:rPr>
        <w:t>Date</w:t>
      </w:r>
    </w:p>
    <w:p w14:paraId="057085EF" w14:textId="77777777" w:rsidR="00FA617B" w:rsidRPr="00631BDE" w:rsidRDefault="00FA617B" w:rsidP="00631BDE">
      <w:pPr>
        <w:spacing w:line="276" w:lineRule="auto"/>
        <w:ind w:left="2970"/>
        <w:jc w:val="center"/>
        <w:rPr>
          <w:rFonts w:ascii="Arial" w:hAnsi="Arial" w:cs="Arial"/>
        </w:rPr>
      </w:pPr>
    </w:p>
    <w:p w14:paraId="48CECDF5" w14:textId="77777777" w:rsidR="00FA617B" w:rsidRPr="00631BDE" w:rsidRDefault="00FA617B" w:rsidP="00631BDE">
      <w:pPr>
        <w:spacing w:line="276" w:lineRule="auto"/>
        <w:ind w:left="2970"/>
        <w:jc w:val="center"/>
        <w:rPr>
          <w:rFonts w:ascii="Arial" w:hAnsi="Arial" w:cs="Arial"/>
        </w:rPr>
      </w:pPr>
    </w:p>
    <w:p w14:paraId="40C00952" w14:textId="77777777" w:rsidR="00FA617B" w:rsidRPr="00631BDE" w:rsidRDefault="00FA617B" w:rsidP="00631BDE">
      <w:pPr>
        <w:spacing w:line="276" w:lineRule="auto"/>
        <w:ind w:left="2970"/>
        <w:jc w:val="center"/>
        <w:rPr>
          <w:rFonts w:ascii="Arial" w:hAnsi="Arial" w:cs="Arial"/>
        </w:rPr>
      </w:pPr>
    </w:p>
    <w:p w14:paraId="2232560C" w14:textId="77777777" w:rsidR="00FA617B" w:rsidRPr="00631BDE" w:rsidRDefault="00FA617B" w:rsidP="00631BDE">
      <w:pPr>
        <w:spacing w:line="276" w:lineRule="auto"/>
        <w:ind w:left="2970"/>
        <w:jc w:val="center"/>
        <w:rPr>
          <w:rFonts w:ascii="Arial" w:hAnsi="Arial" w:cs="Arial"/>
        </w:rPr>
      </w:pPr>
    </w:p>
    <w:p w14:paraId="001BDA3D" w14:textId="77777777" w:rsidR="00FA617B" w:rsidRPr="00631BDE" w:rsidRDefault="6325309C" w:rsidP="00631BDE">
      <w:pPr>
        <w:spacing w:line="276" w:lineRule="auto"/>
        <w:jc w:val="center"/>
        <w:rPr>
          <w:rFonts w:ascii="Arial" w:hAnsi="Arial" w:cs="Arial"/>
          <w:smallCaps/>
        </w:rPr>
      </w:pPr>
      <w:r w:rsidRPr="00631BDE">
        <w:rPr>
          <w:rFonts w:ascii="Arial" w:hAnsi="Arial" w:cs="Arial"/>
          <w:smallCaps/>
        </w:rPr>
        <w:t>Approved by:</w:t>
      </w:r>
    </w:p>
    <w:p w14:paraId="478FFB66" w14:textId="77777777" w:rsidR="00FA617B" w:rsidRPr="00631BDE" w:rsidRDefault="00FA617B" w:rsidP="00631BDE">
      <w:pPr>
        <w:spacing w:line="276" w:lineRule="auto"/>
        <w:ind w:left="2970"/>
        <w:jc w:val="center"/>
        <w:rPr>
          <w:rFonts w:ascii="Arial" w:hAnsi="Arial" w:cs="Arial"/>
        </w:rPr>
      </w:pPr>
    </w:p>
    <w:p w14:paraId="79AC5C75" w14:textId="77777777" w:rsidR="00FA617B" w:rsidRPr="00631BDE" w:rsidRDefault="00FA617B" w:rsidP="00631BDE">
      <w:pPr>
        <w:spacing w:line="276" w:lineRule="auto"/>
        <w:ind w:left="2970"/>
        <w:rPr>
          <w:rFonts w:ascii="Arial" w:hAnsi="Arial" w:cs="Arial"/>
        </w:rPr>
      </w:pPr>
    </w:p>
    <w:p w14:paraId="6463EC03" w14:textId="77777777" w:rsidR="00FA617B" w:rsidRPr="00631BDE" w:rsidRDefault="00FA617B" w:rsidP="00631BDE">
      <w:pPr>
        <w:spacing w:line="276" w:lineRule="auto"/>
        <w:ind w:left="2970"/>
        <w:rPr>
          <w:rFonts w:ascii="Arial" w:hAnsi="Arial" w:cs="Arial"/>
        </w:rPr>
      </w:pPr>
    </w:p>
    <w:p w14:paraId="68622480" w14:textId="77777777" w:rsidR="00FA617B" w:rsidRPr="00631BDE" w:rsidRDefault="6325309C" w:rsidP="00631BDE">
      <w:pPr>
        <w:spacing w:line="276" w:lineRule="auto"/>
        <w:ind w:left="2970"/>
        <w:rPr>
          <w:rFonts w:ascii="Arial" w:hAnsi="Arial" w:cs="Arial"/>
        </w:rPr>
      </w:pPr>
      <w:r w:rsidRPr="00631BDE">
        <w:rPr>
          <w:rFonts w:ascii="Arial" w:hAnsi="Arial" w:cs="Arial"/>
        </w:rPr>
        <w:t>_____________________________</w:t>
      </w:r>
    </w:p>
    <w:p w14:paraId="181F348B" w14:textId="77777777" w:rsidR="00FA617B" w:rsidRPr="00631BDE" w:rsidRDefault="6325309C" w:rsidP="00631BDE">
      <w:pPr>
        <w:tabs>
          <w:tab w:val="left" w:pos="6210"/>
        </w:tabs>
        <w:spacing w:line="276" w:lineRule="auto"/>
        <w:ind w:left="2970"/>
        <w:rPr>
          <w:rFonts w:ascii="Arial" w:hAnsi="Arial" w:cs="Arial"/>
        </w:rPr>
      </w:pPr>
      <w:r w:rsidRPr="00631BDE">
        <w:rPr>
          <w:rFonts w:ascii="Arial" w:hAnsi="Arial" w:cs="Arial"/>
        </w:rPr>
        <w:t>Project Leader</w:t>
      </w:r>
      <w:r w:rsidR="00FA617B" w:rsidRPr="00631BDE">
        <w:rPr>
          <w:rFonts w:ascii="Arial" w:hAnsi="Arial" w:cs="Arial"/>
        </w:rPr>
        <w:tab/>
      </w:r>
      <w:r w:rsidRPr="00631BDE">
        <w:rPr>
          <w:rFonts w:ascii="Arial" w:hAnsi="Arial" w:cs="Arial"/>
        </w:rPr>
        <w:t>Date</w:t>
      </w:r>
    </w:p>
    <w:p w14:paraId="002F7D82" w14:textId="77777777" w:rsidR="00FA617B" w:rsidRPr="00631BDE" w:rsidRDefault="00FA617B" w:rsidP="00631BDE">
      <w:pPr>
        <w:spacing w:line="276" w:lineRule="auto"/>
        <w:ind w:left="2970"/>
        <w:rPr>
          <w:rFonts w:ascii="Arial" w:hAnsi="Arial" w:cs="Arial"/>
        </w:rPr>
      </w:pPr>
    </w:p>
    <w:p w14:paraId="38EEA2DE" w14:textId="77777777" w:rsidR="00FA617B" w:rsidRPr="00631BDE" w:rsidRDefault="00FA617B" w:rsidP="00631BDE">
      <w:pPr>
        <w:spacing w:line="276" w:lineRule="auto"/>
        <w:ind w:left="2970"/>
        <w:rPr>
          <w:rFonts w:ascii="Arial" w:hAnsi="Arial" w:cs="Arial"/>
        </w:rPr>
      </w:pPr>
    </w:p>
    <w:p w14:paraId="35EAF2CC" w14:textId="77777777" w:rsidR="00FA617B" w:rsidRPr="00631BDE" w:rsidRDefault="00FA617B" w:rsidP="00631BDE">
      <w:pPr>
        <w:spacing w:line="276" w:lineRule="auto"/>
        <w:ind w:left="2970"/>
        <w:rPr>
          <w:rFonts w:ascii="Arial" w:hAnsi="Arial" w:cs="Arial"/>
        </w:rPr>
      </w:pPr>
    </w:p>
    <w:p w14:paraId="11713D4D" w14:textId="77777777" w:rsidR="00FA617B" w:rsidRPr="00631BDE" w:rsidRDefault="00FA617B" w:rsidP="00631BDE">
      <w:pPr>
        <w:spacing w:line="276" w:lineRule="auto"/>
        <w:ind w:left="2970"/>
        <w:rPr>
          <w:rFonts w:ascii="Arial" w:hAnsi="Arial" w:cs="Arial"/>
        </w:rPr>
      </w:pPr>
    </w:p>
    <w:p w14:paraId="4049677F" w14:textId="77777777" w:rsidR="00FA617B" w:rsidRPr="00631BDE" w:rsidRDefault="6325309C" w:rsidP="00631BDE">
      <w:pPr>
        <w:spacing w:line="276" w:lineRule="auto"/>
        <w:ind w:left="2970"/>
        <w:rPr>
          <w:rFonts w:ascii="Arial" w:hAnsi="Arial" w:cs="Arial"/>
        </w:rPr>
      </w:pPr>
      <w:r w:rsidRPr="00631BDE">
        <w:rPr>
          <w:rFonts w:ascii="Arial" w:hAnsi="Arial" w:cs="Arial"/>
        </w:rPr>
        <w:t>_____________________________</w:t>
      </w:r>
    </w:p>
    <w:p w14:paraId="5B1459A3" w14:textId="03E983CC" w:rsidR="00FA617B" w:rsidRPr="00631BDE" w:rsidRDefault="349A49FA" w:rsidP="00631BDE">
      <w:pPr>
        <w:tabs>
          <w:tab w:val="left" w:pos="6210"/>
        </w:tabs>
        <w:spacing w:line="276" w:lineRule="auto"/>
        <w:ind w:left="2970"/>
        <w:rPr>
          <w:rFonts w:ascii="Arial" w:hAnsi="Arial" w:cs="Arial"/>
        </w:rPr>
      </w:pPr>
      <w:r w:rsidRPr="00631BDE">
        <w:rPr>
          <w:rFonts w:ascii="Arial" w:hAnsi="Arial" w:cs="Arial"/>
        </w:rPr>
        <w:t>John Lusher, P.E.</w:t>
      </w:r>
      <w:r w:rsidR="00730B1B" w:rsidRPr="00631BDE">
        <w:rPr>
          <w:rFonts w:ascii="Arial" w:hAnsi="Arial" w:cs="Arial"/>
        </w:rPr>
        <w:tab/>
      </w:r>
      <w:r w:rsidR="6325309C" w:rsidRPr="00631BDE">
        <w:rPr>
          <w:rFonts w:ascii="Arial" w:hAnsi="Arial" w:cs="Arial"/>
        </w:rPr>
        <w:t>Date</w:t>
      </w:r>
    </w:p>
    <w:p w14:paraId="36BFAEA3" w14:textId="77777777" w:rsidR="00FA617B" w:rsidRPr="00631BDE" w:rsidRDefault="00FA617B" w:rsidP="00631BDE">
      <w:pPr>
        <w:spacing w:line="276" w:lineRule="auto"/>
        <w:ind w:left="2970"/>
        <w:rPr>
          <w:rFonts w:ascii="Arial" w:hAnsi="Arial" w:cs="Arial"/>
        </w:rPr>
      </w:pPr>
    </w:p>
    <w:p w14:paraId="729B76AF" w14:textId="77777777" w:rsidR="00FA617B" w:rsidRPr="00631BDE" w:rsidRDefault="00FA617B" w:rsidP="00631BDE">
      <w:pPr>
        <w:spacing w:line="276" w:lineRule="auto"/>
        <w:ind w:left="2970"/>
        <w:rPr>
          <w:rFonts w:ascii="Arial" w:hAnsi="Arial" w:cs="Arial"/>
        </w:rPr>
      </w:pPr>
    </w:p>
    <w:p w14:paraId="5124FEC0" w14:textId="77777777" w:rsidR="00FA617B" w:rsidRPr="00631BDE" w:rsidRDefault="00FA617B" w:rsidP="00631BDE">
      <w:pPr>
        <w:spacing w:line="276" w:lineRule="auto"/>
        <w:ind w:left="2970"/>
        <w:rPr>
          <w:rFonts w:ascii="Arial" w:hAnsi="Arial" w:cs="Arial"/>
        </w:rPr>
      </w:pPr>
    </w:p>
    <w:p w14:paraId="134DEA3D" w14:textId="77777777" w:rsidR="00FA617B" w:rsidRPr="00631BDE" w:rsidRDefault="00FA617B" w:rsidP="00631BDE">
      <w:pPr>
        <w:spacing w:line="276" w:lineRule="auto"/>
        <w:ind w:left="2970"/>
        <w:rPr>
          <w:rFonts w:ascii="Arial" w:hAnsi="Arial" w:cs="Arial"/>
        </w:rPr>
      </w:pPr>
    </w:p>
    <w:p w14:paraId="2F1FDB83" w14:textId="77777777" w:rsidR="00FA617B" w:rsidRPr="00631BDE" w:rsidRDefault="6325309C" w:rsidP="00631BDE">
      <w:pPr>
        <w:spacing w:line="276" w:lineRule="auto"/>
        <w:ind w:left="2970"/>
        <w:rPr>
          <w:rFonts w:ascii="Arial" w:hAnsi="Arial" w:cs="Arial"/>
        </w:rPr>
      </w:pPr>
      <w:r w:rsidRPr="00631BDE">
        <w:rPr>
          <w:rFonts w:ascii="Arial" w:hAnsi="Arial" w:cs="Arial"/>
        </w:rPr>
        <w:t>_____________________________</w:t>
      </w:r>
    </w:p>
    <w:p w14:paraId="7434F0A7" w14:textId="77777777" w:rsidR="00FA617B" w:rsidRPr="00631BDE" w:rsidRDefault="6325309C" w:rsidP="00631BDE">
      <w:pPr>
        <w:tabs>
          <w:tab w:val="left" w:pos="6210"/>
        </w:tabs>
        <w:spacing w:line="276" w:lineRule="auto"/>
        <w:ind w:left="2970"/>
        <w:rPr>
          <w:rFonts w:ascii="Arial" w:hAnsi="Arial" w:cs="Arial"/>
        </w:rPr>
      </w:pPr>
      <w:r w:rsidRPr="00631BDE">
        <w:rPr>
          <w:rFonts w:ascii="Arial" w:hAnsi="Arial" w:cs="Arial"/>
        </w:rPr>
        <w:t xml:space="preserve">T/A      </w:t>
      </w:r>
      <w:r w:rsidR="00FA617B" w:rsidRPr="00631BDE">
        <w:rPr>
          <w:rFonts w:ascii="Arial" w:hAnsi="Arial" w:cs="Arial"/>
        </w:rPr>
        <w:tab/>
      </w:r>
      <w:r w:rsidRPr="00631BDE">
        <w:rPr>
          <w:rFonts w:ascii="Arial" w:hAnsi="Arial" w:cs="Arial"/>
        </w:rPr>
        <w:t>Date</w:t>
      </w:r>
    </w:p>
    <w:p w14:paraId="6FF308B7" w14:textId="77777777" w:rsidR="00CC1A19" w:rsidRPr="00631BDE" w:rsidRDefault="00CC1A19" w:rsidP="00631BDE">
      <w:pPr>
        <w:spacing w:line="276" w:lineRule="auto"/>
        <w:ind w:left="3330"/>
        <w:rPr>
          <w:rFonts w:ascii="Arial" w:hAnsi="Arial" w:cs="Arial"/>
        </w:rPr>
      </w:pPr>
    </w:p>
    <w:p w14:paraId="59A252E2" w14:textId="77777777" w:rsidR="00CC1A19" w:rsidRPr="00631BDE" w:rsidRDefault="00CC1A19" w:rsidP="00631BDE">
      <w:pPr>
        <w:spacing w:line="276" w:lineRule="auto"/>
        <w:ind w:left="3330"/>
        <w:rPr>
          <w:rFonts w:ascii="Arial" w:hAnsi="Arial" w:cs="Arial"/>
        </w:rPr>
      </w:pPr>
    </w:p>
    <w:p w14:paraId="4352926D" w14:textId="77777777" w:rsidR="00CC1A19" w:rsidRPr="00631BDE" w:rsidRDefault="00CC1A19" w:rsidP="00631BDE">
      <w:pPr>
        <w:spacing w:line="276" w:lineRule="auto"/>
        <w:ind w:left="3330"/>
        <w:rPr>
          <w:rFonts w:ascii="Arial" w:hAnsi="Arial" w:cs="Arial"/>
        </w:rPr>
      </w:pPr>
    </w:p>
    <w:p w14:paraId="51C82FC5" w14:textId="77777777" w:rsidR="00CC1A19" w:rsidRPr="00631BDE" w:rsidRDefault="00CC1A19" w:rsidP="00631BDE">
      <w:pPr>
        <w:spacing w:line="276" w:lineRule="auto"/>
        <w:jc w:val="left"/>
        <w:rPr>
          <w:rFonts w:ascii="Arial" w:hAnsi="Arial" w:cs="Arial"/>
          <w:i/>
          <w:iCs/>
        </w:rPr>
      </w:pPr>
    </w:p>
    <w:p w14:paraId="65BDF547" w14:textId="5EF9EBA1" w:rsidR="006F27F0" w:rsidRPr="00631BDE" w:rsidRDefault="00CC1A19" w:rsidP="00631BDE">
      <w:pPr>
        <w:spacing w:line="276" w:lineRule="auto"/>
        <w:jc w:val="center"/>
        <w:rPr>
          <w:rFonts w:ascii="Arial" w:hAnsi="Arial" w:cs="Arial"/>
          <w:b/>
          <w:bCs/>
          <w:sz w:val="28"/>
          <w:szCs w:val="28"/>
        </w:rPr>
      </w:pPr>
      <w:r w:rsidRPr="00631BDE">
        <w:rPr>
          <w:rFonts w:ascii="Arial" w:hAnsi="Arial" w:cs="Arial"/>
          <w:b/>
          <w:bCs/>
          <w:sz w:val="28"/>
          <w:szCs w:val="28"/>
        </w:rPr>
        <w:br w:type="page"/>
      </w:r>
      <w:r w:rsidR="4BF8DA13" w:rsidRPr="00631BDE">
        <w:rPr>
          <w:rFonts w:ascii="Arial" w:hAnsi="Arial" w:cs="Arial"/>
          <w:b/>
          <w:bCs/>
          <w:sz w:val="28"/>
          <w:szCs w:val="28"/>
        </w:rPr>
        <w:lastRenderedPageBreak/>
        <w:t>Change Record</w:t>
      </w:r>
    </w:p>
    <w:p w14:paraId="0E852944" w14:textId="77777777" w:rsidR="00EB5B4E" w:rsidRPr="00631BDE" w:rsidRDefault="00EB5B4E" w:rsidP="00631BDE">
      <w:pPr>
        <w:spacing w:line="276" w:lineRule="auto"/>
        <w:jc w:val="center"/>
        <w:rPr>
          <w:rFonts w:ascii="Arial" w:hAnsi="Arial" w:cs="Arial"/>
          <w:b/>
          <w:bCs/>
          <w:szCs w:val="23"/>
        </w:rPr>
      </w:pPr>
    </w:p>
    <w:tbl>
      <w:tblPr>
        <w:tblW w:w="9360"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0"/>
        <w:gridCol w:w="1410"/>
        <w:gridCol w:w="2883"/>
        <w:gridCol w:w="1500"/>
        <w:gridCol w:w="2757"/>
      </w:tblGrid>
      <w:tr w:rsidR="00CC1A19" w:rsidRPr="00631BDE" w14:paraId="2E306784" w14:textId="77777777" w:rsidTr="3FC16244">
        <w:trPr>
          <w:trHeight w:val="300"/>
        </w:trPr>
        <w:tc>
          <w:tcPr>
            <w:tcW w:w="810" w:type="dxa"/>
            <w:shd w:val="clear" w:color="auto" w:fill="0079C1"/>
          </w:tcPr>
          <w:p w14:paraId="5785F9EA" w14:textId="08B4C0F1" w:rsidR="00CC1A19" w:rsidRPr="00631BDE" w:rsidRDefault="4BF8DA13" w:rsidP="00631BDE">
            <w:pPr>
              <w:spacing w:line="276" w:lineRule="auto"/>
              <w:rPr>
                <w:rFonts w:ascii="Arial" w:hAnsi="Arial" w:cs="Arial"/>
                <w:b/>
                <w:bCs/>
                <w:color w:val="FFFFFF"/>
              </w:rPr>
            </w:pPr>
            <w:r w:rsidRPr="00631BDE">
              <w:rPr>
                <w:rFonts w:ascii="Arial" w:hAnsi="Arial" w:cs="Arial"/>
                <w:b/>
                <w:bCs/>
                <w:color w:val="FFFFFF" w:themeColor="background1"/>
              </w:rPr>
              <w:t>Rev</w:t>
            </w:r>
            <w:r w:rsidR="58436DE7" w:rsidRPr="00631BDE">
              <w:rPr>
                <w:rFonts w:ascii="Arial" w:hAnsi="Arial" w:cs="Arial"/>
                <w:b/>
                <w:bCs/>
                <w:color w:val="FFFFFF" w:themeColor="background1"/>
              </w:rPr>
              <w:t>.</w:t>
            </w:r>
          </w:p>
        </w:tc>
        <w:tc>
          <w:tcPr>
            <w:tcW w:w="1410" w:type="dxa"/>
            <w:shd w:val="clear" w:color="auto" w:fill="0079C1"/>
          </w:tcPr>
          <w:p w14:paraId="49D170A1" w14:textId="77777777" w:rsidR="00CC1A19" w:rsidRPr="00631BDE" w:rsidRDefault="4BF8DA13" w:rsidP="00631BDE">
            <w:pPr>
              <w:spacing w:line="276" w:lineRule="auto"/>
              <w:rPr>
                <w:rFonts w:ascii="Arial" w:hAnsi="Arial" w:cs="Arial"/>
                <w:b/>
                <w:bCs/>
                <w:color w:val="FFFFFF"/>
              </w:rPr>
            </w:pPr>
            <w:r w:rsidRPr="00631BDE">
              <w:rPr>
                <w:rFonts w:ascii="Arial" w:hAnsi="Arial" w:cs="Arial"/>
                <w:b/>
                <w:bCs/>
                <w:color w:val="FFFFFF" w:themeColor="background1"/>
              </w:rPr>
              <w:t>Date</w:t>
            </w:r>
          </w:p>
        </w:tc>
        <w:tc>
          <w:tcPr>
            <w:tcW w:w="2883" w:type="dxa"/>
            <w:shd w:val="clear" w:color="auto" w:fill="0079C1"/>
          </w:tcPr>
          <w:p w14:paraId="02DABC8A" w14:textId="77777777" w:rsidR="00CC1A19" w:rsidRPr="00631BDE" w:rsidRDefault="4BF8DA13" w:rsidP="00631BDE">
            <w:pPr>
              <w:spacing w:line="276" w:lineRule="auto"/>
              <w:rPr>
                <w:rFonts w:ascii="Arial" w:hAnsi="Arial" w:cs="Arial"/>
                <w:b/>
                <w:bCs/>
                <w:color w:val="FFFFFF"/>
              </w:rPr>
            </w:pPr>
            <w:r w:rsidRPr="00631BDE">
              <w:rPr>
                <w:rFonts w:ascii="Arial" w:hAnsi="Arial" w:cs="Arial"/>
                <w:b/>
                <w:bCs/>
                <w:color w:val="FFFFFF" w:themeColor="background1"/>
              </w:rPr>
              <w:t>Originator</w:t>
            </w:r>
          </w:p>
        </w:tc>
        <w:tc>
          <w:tcPr>
            <w:tcW w:w="1500" w:type="dxa"/>
            <w:shd w:val="clear" w:color="auto" w:fill="0079C1"/>
          </w:tcPr>
          <w:p w14:paraId="1C7FAAC4" w14:textId="77777777" w:rsidR="00CC1A19" w:rsidRPr="00631BDE" w:rsidRDefault="4BF8DA13" w:rsidP="00631BDE">
            <w:pPr>
              <w:spacing w:line="276" w:lineRule="auto"/>
              <w:rPr>
                <w:rFonts w:ascii="Arial" w:hAnsi="Arial" w:cs="Arial"/>
                <w:b/>
                <w:bCs/>
                <w:color w:val="FFFFFF"/>
              </w:rPr>
            </w:pPr>
            <w:r w:rsidRPr="00631BDE">
              <w:rPr>
                <w:rFonts w:ascii="Arial" w:hAnsi="Arial" w:cs="Arial"/>
                <w:b/>
                <w:bCs/>
                <w:color w:val="FFFFFF" w:themeColor="background1"/>
              </w:rPr>
              <w:t>Approvals</w:t>
            </w:r>
          </w:p>
        </w:tc>
        <w:tc>
          <w:tcPr>
            <w:tcW w:w="2757" w:type="dxa"/>
            <w:shd w:val="clear" w:color="auto" w:fill="0079C1"/>
          </w:tcPr>
          <w:p w14:paraId="68C6D042" w14:textId="77777777" w:rsidR="00CC1A19" w:rsidRPr="00631BDE" w:rsidRDefault="4BF8DA13" w:rsidP="00631BDE">
            <w:pPr>
              <w:spacing w:line="276" w:lineRule="auto"/>
              <w:rPr>
                <w:rFonts w:ascii="Arial" w:hAnsi="Arial" w:cs="Arial"/>
                <w:b/>
                <w:bCs/>
                <w:color w:val="FFFFFF"/>
              </w:rPr>
            </w:pPr>
            <w:r w:rsidRPr="00631BDE">
              <w:rPr>
                <w:rFonts w:ascii="Arial" w:hAnsi="Arial" w:cs="Arial"/>
                <w:b/>
                <w:bCs/>
                <w:color w:val="FFFFFF" w:themeColor="background1"/>
              </w:rPr>
              <w:t>Description</w:t>
            </w:r>
          </w:p>
        </w:tc>
      </w:tr>
      <w:tr w:rsidR="00FA617B" w:rsidRPr="00631BDE" w14:paraId="5026E6A2" w14:textId="77777777" w:rsidTr="3FC16244">
        <w:tc>
          <w:tcPr>
            <w:tcW w:w="810" w:type="dxa"/>
          </w:tcPr>
          <w:p w14:paraId="1200103E" w14:textId="4CA16439" w:rsidR="00FA617B" w:rsidRPr="00631BDE" w:rsidRDefault="0B397D3B" w:rsidP="00631BDE">
            <w:pPr>
              <w:spacing w:line="276" w:lineRule="auto"/>
              <w:rPr>
                <w:rFonts w:ascii="Arial" w:hAnsi="Arial" w:cs="Arial"/>
                <w:b/>
                <w:bCs/>
              </w:rPr>
            </w:pPr>
            <w:r w:rsidRPr="00631BDE">
              <w:rPr>
                <w:rFonts w:ascii="Arial" w:hAnsi="Arial" w:cs="Arial"/>
                <w:b/>
                <w:bCs/>
              </w:rPr>
              <w:t>0</w:t>
            </w:r>
          </w:p>
        </w:tc>
        <w:tc>
          <w:tcPr>
            <w:tcW w:w="1410" w:type="dxa"/>
          </w:tcPr>
          <w:p w14:paraId="277BD379" w14:textId="23A7DE5D" w:rsidR="00FA617B" w:rsidRPr="00631BDE" w:rsidRDefault="5C48A6EC" w:rsidP="00631BDE">
            <w:pPr>
              <w:spacing w:line="276" w:lineRule="auto"/>
              <w:rPr>
                <w:rFonts w:ascii="Arial" w:hAnsi="Arial" w:cs="Arial"/>
              </w:rPr>
            </w:pPr>
            <w:r w:rsidRPr="00631BDE">
              <w:rPr>
                <w:rFonts w:ascii="Arial" w:hAnsi="Arial" w:cs="Arial"/>
              </w:rPr>
              <w:t>12</w:t>
            </w:r>
            <w:r w:rsidR="00FA88D8" w:rsidRPr="00631BDE">
              <w:rPr>
                <w:rFonts w:ascii="Arial" w:hAnsi="Arial" w:cs="Arial"/>
              </w:rPr>
              <w:t>/</w:t>
            </w:r>
            <w:r w:rsidR="5D11FAD3" w:rsidRPr="00631BDE">
              <w:rPr>
                <w:rFonts w:ascii="Arial" w:hAnsi="Arial" w:cs="Arial"/>
              </w:rPr>
              <w:t>5</w:t>
            </w:r>
            <w:r w:rsidR="00FA88D8" w:rsidRPr="00631BDE">
              <w:rPr>
                <w:rFonts w:ascii="Arial" w:hAnsi="Arial" w:cs="Arial"/>
              </w:rPr>
              <w:t>/2024</w:t>
            </w:r>
          </w:p>
        </w:tc>
        <w:tc>
          <w:tcPr>
            <w:tcW w:w="2883" w:type="dxa"/>
          </w:tcPr>
          <w:p w14:paraId="546C7E3B" w14:textId="4315FD37" w:rsidR="00FA617B" w:rsidRPr="00631BDE" w:rsidRDefault="00FA88D8" w:rsidP="00631BDE">
            <w:pPr>
              <w:spacing w:line="276" w:lineRule="auto"/>
              <w:jc w:val="left"/>
              <w:rPr>
                <w:rFonts w:ascii="Arial" w:eastAsia="Arial" w:hAnsi="Arial" w:cs="Arial"/>
                <w:szCs w:val="23"/>
              </w:rPr>
            </w:pPr>
            <w:r w:rsidRPr="00631BDE">
              <w:rPr>
                <w:rFonts w:ascii="Arial" w:eastAsia="Arial" w:hAnsi="Arial" w:cs="Arial"/>
                <w:color w:val="000000" w:themeColor="text1"/>
                <w:szCs w:val="23"/>
              </w:rPr>
              <w:t>VFD Motor Control Team</w:t>
            </w:r>
          </w:p>
        </w:tc>
        <w:tc>
          <w:tcPr>
            <w:tcW w:w="1500" w:type="dxa"/>
          </w:tcPr>
          <w:p w14:paraId="61337CE4" w14:textId="77777777" w:rsidR="00FA617B" w:rsidRPr="00631BDE" w:rsidRDefault="00FA617B" w:rsidP="00631BDE">
            <w:pPr>
              <w:spacing w:line="276" w:lineRule="auto"/>
              <w:rPr>
                <w:rFonts w:ascii="Arial" w:hAnsi="Arial" w:cs="Arial"/>
              </w:rPr>
            </w:pPr>
          </w:p>
        </w:tc>
        <w:tc>
          <w:tcPr>
            <w:tcW w:w="2757" w:type="dxa"/>
          </w:tcPr>
          <w:p w14:paraId="0F4B2068" w14:textId="77777777" w:rsidR="00FA617B" w:rsidRPr="00631BDE" w:rsidRDefault="6325309C" w:rsidP="00631BDE">
            <w:pPr>
              <w:spacing w:line="276" w:lineRule="auto"/>
              <w:jc w:val="left"/>
              <w:rPr>
                <w:rFonts w:ascii="Arial" w:hAnsi="Arial" w:cs="Arial"/>
              </w:rPr>
            </w:pPr>
            <w:r w:rsidRPr="00631BDE">
              <w:rPr>
                <w:rFonts w:ascii="Arial" w:hAnsi="Arial" w:cs="Arial"/>
              </w:rPr>
              <w:t>Draft Release</w:t>
            </w:r>
          </w:p>
        </w:tc>
      </w:tr>
    </w:tbl>
    <w:p w14:paraId="3D34F185" w14:textId="77777777" w:rsidR="00CC1A19" w:rsidRPr="00631BDE" w:rsidRDefault="00CC1A19" w:rsidP="00631BDE">
      <w:pPr>
        <w:spacing w:line="276" w:lineRule="auto"/>
        <w:jc w:val="left"/>
        <w:rPr>
          <w:rFonts w:ascii="Arial" w:hAnsi="Arial" w:cs="Arial"/>
          <w:i/>
          <w:iCs/>
        </w:rPr>
      </w:pPr>
    </w:p>
    <w:p w14:paraId="332262F1" w14:textId="77777777" w:rsidR="00CC1A19" w:rsidRPr="00631BDE" w:rsidRDefault="00CC1A19" w:rsidP="00631BDE">
      <w:pPr>
        <w:spacing w:line="276" w:lineRule="auto"/>
        <w:jc w:val="left"/>
        <w:rPr>
          <w:rFonts w:ascii="Arial" w:hAnsi="Arial" w:cs="Arial"/>
          <w:i/>
          <w:iCs/>
        </w:rPr>
      </w:pPr>
      <w:r w:rsidRPr="00631BDE">
        <w:rPr>
          <w:rFonts w:ascii="Arial" w:hAnsi="Arial" w:cs="Arial"/>
          <w:i/>
          <w:iCs/>
        </w:rPr>
        <w:br w:type="page"/>
      </w:r>
    </w:p>
    <w:p w14:paraId="493A9968" w14:textId="04026025" w:rsidR="00CC1A19" w:rsidRPr="00631BDE" w:rsidRDefault="4BF8DA13" w:rsidP="00631BDE">
      <w:pPr>
        <w:pStyle w:val="TOCHeading"/>
        <w:tabs>
          <w:tab w:val="clear" w:pos="882"/>
        </w:tabs>
        <w:spacing w:before="0"/>
        <w:ind w:left="720"/>
        <w:rPr>
          <w:rFonts w:ascii="Arial" w:hAnsi="Arial" w:cs="Arial"/>
        </w:rPr>
      </w:pPr>
      <w:bookmarkStart w:id="2" w:name="_Toc184333838"/>
      <w:r w:rsidRPr="00631BDE">
        <w:rPr>
          <w:rFonts w:ascii="Arial" w:hAnsi="Arial" w:cs="Arial"/>
        </w:rPr>
        <w:lastRenderedPageBreak/>
        <w:t>Table of Contents</w:t>
      </w:r>
      <w:bookmarkEnd w:id="2"/>
    </w:p>
    <w:sdt>
      <w:sdtPr>
        <w:rPr>
          <w:rFonts w:ascii="Arial" w:hAnsi="Arial" w:cs="Arial"/>
        </w:rPr>
        <w:id w:val="1937517483"/>
        <w:docPartObj>
          <w:docPartGallery w:val="Table of Contents"/>
          <w:docPartUnique/>
        </w:docPartObj>
      </w:sdtPr>
      <w:sdtContent>
        <w:p w14:paraId="20E0BA31" w14:textId="5A826F1B" w:rsidR="00007D69" w:rsidRDefault="00E13EE7">
          <w:pPr>
            <w:pStyle w:val="TOC1"/>
            <w:rPr>
              <w:rFonts w:asciiTheme="minorHAnsi" w:eastAsiaTheme="minorEastAsia" w:hAnsiTheme="minorHAnsi" w:cstheme="minorBidi"/>
              <w:b w:val="0"/>
              <w:kern w:val="2"/>
              <w:sz w:val="24"/>
              <w14:ligatures w14:val="standardContextual"/>
            </w:rPr>
          </w:pPr>
          <w:r w:rsidRPr="00631BDE">
            <w:rPr>
              <w:rFonts w:ascii="Arial" w:hAnsi="Arial" w:cs="Arial"/>
            </w:rPr>
            <w:fldChar w:fldCharType="begin"/>
          </w:r>
          <w:r w:rsidR="371D8B39" w:rsidRPr="00631BDE">
            <w:rPr>
              <w:rFonts w:ascii="Arial" w:hAnsi="Arial" w:cs="Arial"/>
            </w:rPr>
            <w:instrText>TOC \o "1-9" \z \u \h</w:instrText>
          </w:r>
          <w:r w:rsidRPr="00631BDE">
            <w:rPr>
              <w:rFonts w:ascii="Arial" w:hAnsi="Arial" w:cs="Arial"/>
            </w:rPr>
            <w:fldChar w:fldCharType="separate"/>
          </w:r>
          <w:hyperlink w:anchor="_Toc184333838" w:history="1">
            <w:r w:rsidR="00007D69" w:rsidRPr="00024D9E">
              <w:rPr>
                <w:rStyle w:val="Hyperlink"/>
                <w:rFonts w:ascii="Arial" w:hAnsi="Arial" w:cs="Arial"/>
              </w:rPr>
              <w:t>Table of Contents</w:t>
            </w:r>
            <w:r w:rsidR="00007D69">
              <w:rPr>
                <w:webHidden/>
              </w:rPr>
              <w:tab/>
            </w:r>
            <w:r w:rsidR="00007D69">
              <w:rPr>
                <w:webHidden/>
              </w:rPr>
              <w:fldChar w:fldCharType="begin"/>
            </w:r>
            <w:r w:rsidR="00007D69">
              <w:rPr>
                <w:webHidden/>
              </w:rPr>
              <w:instrText xml:space="preserve"> PAGEREF _Toc184333838 \h </w:instrText>
            </w:r>
            <w:r w:rsidR="00007D69">
              <w:rPr>
                <w:webHidden/>
              </w:rPr>
            </w:r>
            <w:r w:rsidR="00007D69">
              <w:rPr>
                <w:webHidden/>
              </w:rPr>
              <w:fldChar w:fldCharType="separate"/>
            </w:r>
            <w:r w:rsidR="00C07716">
              <w:rPr>
                <w:webHidden/>
              </w:rPr>
              <w:t>III</w:t>
            </w:r>
            <w:r w:rsidR="00007D69">
              <w:rPr>
                <w:webHidden/>
              </w:rPr>
              <w:fldChar w:fldCharType="end"/>
            </w:r>
          </w:hyperlink>
        </w:p>
        <w:p w14:paraId="6853B8B3" w14:textId="0B16FEBD" w:rsidR="00007D69" w:rsidRDefault="00007D69">
          <w:pPr>
            <w:pStyle w:val="TOC1"/>
            <w:rPr>
              <w:rFonts w:asciiTheme="minorHAnsi" w:eastAsiaTheme="minorEastAsia" w:hAnsiTheme="minorHAnsi" w:cstheme="minorBidi"/>
              <w:b w:val="0"/>
              <w:kern w:val="2"/>
              <w:sz w:val="24"/>
              <w14:ligatures w14:val="standardContextual"/>
            </w:rPr>
          </w:pPr>
          <w:hyperlink w:anchor="_Toc184333839" w:history="1">
            <w:r w:rsidRPr="00024D9E">
              <w:rPr>
                <w:rStyle w:val="Hyperlink"/>
                <w:rFonts w:ascii="Arial" w:hAnsi="Arial" w:cs="Arial"/>
              </w:rPr>
              <w:t>List of Tables</w:t>
            </w:r>
            <w:r>
              <w:rPr>
                <w:webHidden/>
              </w:rPr>
              <w:tab/>
            </w:r>
            <w:r>
              <w:rPr>
                <w:webHidden/>
              </w:rPr>
              <w:fldChar w:fldCharType="begin"/>
            </w:r>
            <w:r>
              <w:rPr>
                <w:webHidden/>
              </w:rPr>
              <w:instrText xml:space="preserve"> PAGEREF _Toc184333839 \h </w:instrText>
            </w:r>
            <w:r>
              <w:rPr>
                <w:webHidden/>
              </w:rPr>
            </w:r>
            <w:r>
              <w:rPr>
                <w:webHidden/>
              </w:rPr>
              <w:fldChar w:fldCharType="separate"/>
            </w:r>
            <w:r w:rsidR="00C07716">
              <w:rPr>
                <w:webHidden/>
              </w:rPr>
              <w:t>IV</w:t>
            </w:r>
            <w:r>
              <w:rPr>
                <w:webHidden/>
              </w:rPr>
              <w:fldChar w:fldCharType="end"/>
            </w:r>
          </w:hyperlink>
        </w:p>
        <w:p w14:paraId="6EE18F21" w14:textId="40652CE7" w:rsidR="00007D69" w:rsidRDefault="00007D69">
          <w:pPr>
            <w:pStyle w:val="TOC1"/>
            <w:rPr>
              <w:rFonts w:asciiTheme="minorHAnsi" w:eastAsiaTheme="minorEastAsia" w:hAnsiTheme="minorHAnsi" w:cstheme="minorBidi"/>
              <w:b w:val="0"/>
              <w:kern w:val="2"/>
              <w:sz w:val="24"/>
              <w14:ligatures w14:val="standardContextual"/>
            </w:rPr>
          </w:pPr>
          <w:hyperlink w:anchor="_Toc184333840" w:history="1">
            <w:r w:rsidRPr="00024D9E">
              <w:rPr>
                <w:rStyle w:val="Hyperlink"/>
                <w:rFonts w:ascii="Arial" w:hAnsi="Arial" w:cs="Arial"/>
              </w:rPr>
              <w:t>List of Figures</w:t>
            </w:r>
            <w:r>
              <w:rPr>
                <w:webHidden/>
              </w:rPr>
              <w:tab/>
            </w:r>
            <w:r>
              <w:rPr>
                <w:webHidden/>
              </w:rPr>
              <w:fldChar w:fldCharType="begin"/>
            </w:r>
            <w:r>
              <w:rPr>
                <w:webHidden/>
              </w:rPr>
              <w:instrText xml:space="preserve"> PAGEREF _Toc184333840 \h </w:instrText>
            </w:r>
            <w:r>
              <w:rPr>
                <w:webHidden/>
              </w:rPr>
            </w:r>
            <w:r>
              <w:rPr>
                <w:webHidden/>
              </w:rPr>
              <w:fldChar w:fldCharType="separate"/>
            </w:r>
            <w:r w:rsidR="00C07716">
              <w:rPr>
                <w:webHidden/>
              </w:rPr>
              <w:t>V</w:t>
            </w:r>
            <w:r>
              <w:rPr>
                <w:webHidden/>
              </w:rPr>
              <w:fldChar w:fldCharType="end"/>
            </w:r>
          </w:hyperlink>
        </w:p>
        <w:p w14:paraId="5E3CD89A" w14:textId="1E64CF7A" w:rsidR="00007D69" w:rsidRDefault="00007D69">
          <w:pPr>
            <w:pStyle w:val="TOC1"/>
            <w:rPr>
              <w:rFonts w:asciiTheme="minorHAnsi" w:eastAsiaTheme="minorEastAsia" w:hAnsiTheme="minorHAnsi" w:cstheme="minorBidi"/>
              <w:b w:val="0"/>
              <w:kern w:val="2"/>
              <w:sz w:val="24"/>
              <w14:ligatures w14:val="standardContextual"/>
            </w:rPr>
          </w:pPr>
          <w:hyperlink w:anchor="_Toc184333841" w:history="1">
            <w:r w:rsidRPr="00024D9E">
              <w:rPr>
                <w:rStyle w:val="Hyperlink"/>
                <w:rFonts w:ascii="Arial" w:hAnsi="Arial"/>
              </w:rPr>
              <w:t>1.</w:t>
            </w:r>
            <w:r>
              <w:rPr>
                <w:rFonts w:asciiTheme="minorHAnsi" w:eastAsiaTheme="minorEastAsia" w:hAnsiTheme="minorHAnsi" w:cstheme="minorBidi"/>
                <w:b w:val="0"/>
                <w:kern w:val="2"/>
                <w:sz w:val="24"/>
                <w14:ligatures w14:val="standardContextual"/>
              </w:rPr>
              <w:tab/>
            </w:r>
            <w:r w:rsidRPr="00024D9E">
              <w:rPr>
                <w:rStyle w:val="Hyperlink"/>
                <w:rFonts w:ascii="Arial" w:hAnsi="Arial"/>
              </w:rPr>
              <w:t>Introduction</w:t>
            </w:r>
            <w:r>
              <w:rPr>
                <w:webHidden/>
              </w:rPr>
              <w:tab/>
            </w:r>
            <w:r>
              <w:rPr>
                <w:webHidden/>
              </w:rPr>
              <w:fldChar w:fldCharType="begin"/>
            </w:r>
            <w:r>
              <w:rPr>
                <w:webHidden/>
              </w:rPr>
              <w:instrText xml:space="preserve"> PAGEREF _Toc184333841 \h </w:instrText>
            </w:r>
            <w:r>
              <w:rPr>
                <w:webHidden/>
              </w:rPr>
            </w:r>
            <w:r>
              <w:rPr>
                <w:webHidden/>
              </w:rPr>
              <w:fldChar w:fldCharType="separate"/>
            </w:r>
            <w:r w:rsidR="00C07716">
              <w:rPr>
                <w:webHidden/>
              </w:rPr>
              <w:t>1</w:t>
            </w:r>
            <w:r>
              <w:rPr>
                <w:webHidden/>
              </w:rPr>
              <w:fldChar w:fldCharType="end"/>
            </w:r>
          </w:hyperlink>
        </w:p>
        <w:p w14:paraId="5F4E7046" w14:textId="49A819C8" w:rsidR="00007D69" w:rsidRDefault="00007D69">
          <w:pPr>
            <w:pStyle w:val="TOC1"/>
            <w:rPr>
              <w:rFonts w:asciiTheme="minorHAnsi" w:eastAsiaTheme="minorEastAsia" w:hAnsiTheme="minorHAnsi" w:cstheme="minorBidi"/>
              <w:b w:val="0"/>
              <w:kern w:val="2"/>
              <w:sz w:val="24"/>
              <w14:ligatures w14:val="standardContextual"/>
            </w:rPr>
          </w:pPr>
          <w:hyperlink w:anchor="_Toc184333842" w:history="1">
            <w:r w:rsidRPr="00024D9E">
              <w:rPr>
                <w:rStyle w:val="Hyperlink"/>
                <w:rFonts w:ascii="Arial" w:hAnsi="Arial"/>
              </w:rPr>
              <w:t>2.</w:t>
            </w:r>
            <w:r>
              <w:rPr>
                <w:rFonts w:asciiTheme="minorHAnsi" w:eastAsiaTheme="minorEastAsia" w:hAnsiTheme="minorHAnsi" w:cstheme="minorBidi"/>
                <w:b w:val="0"/>
                <w:kern w:val="2"/>
                <w:sz w:val="24"/>
                <w14:ligatures w14:val="standardContextual"/>
              </w:rPr>
              <w:tab/>
            </w:r>
            <w:r w:rsidRPr="00024D9E">
              <w:rPr>
                <w:rStyle w:val="Hyperlink"/>
                <w:rFonts w:ascii="Arial" w:hAnsi="Arial"/>
              </w:rPr>
              <w:t>Optoelectronics Subsystem Report</w:t>
            </w:r>
            <w:r>
              <w:rPr>
                <w:webHidden/>
              </w:rPr>
              <w:tab/>
            </w:r>
            <w:r>
              <w:rPr>
                <w:webHidden/>
              </w:rPr>
              <w:fldChar w:fldCharType="begin"/>
            </w:r>
            <w:r>
              <w:rPr>
                <w:webHidden/>
              </w:rPr>
              <w:instrText xml:space="preserve"> PAGEREF _Toc184333842 \h </w:instrText>
            </w:r>
            <w:r>
              <w:rPr>
                <w:webHidden/>
              </w:rPr>
            </w:r>
            <w:r>
              <w:rPr>
                <w:webHidden/>
              </w:rPr>
              <w:fldChar w:fldCharType="separate"/>
            </w:r>
            <w:r w:rsidR="00C07716">
              <w:rPr>
                <w:webHidden/>
              </w:rPr>
              <w:t>2</w:t>
            </w:r>
            <w:r>
              <w:rPr>
                <w:webHidden/>
              </w:rPr>
              <w:fldChar w:fldCharType="end"/>
            </w:r>
          </w:hyperlink>
        </w:p>
        <w:p w14:paraId="5F360F96" w14:textId="6B398595" w:rsidR="00007D69" w:rsidRDefault="00007D69">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84333843" w:history="1">
            <w:r w:rsidRPr="00024D9E">
              <w:rPr>
                <w:rStyle w:val="Hyperlink"/>
                <w:rFonts w:ascii="Arial" w:hAnsi="Arial"/>
                <w:noProof/>
              </w:rPr>
              <w:t>2.1.</w:t>
            </w:r>
            <w:r>
              <w:rPr>
                <w:rFonts w:asciiTheme="minorHAnsi" w:eastAsiaTheme="minorEastAsia" w:hAnsiTheme="minorHAnsi" w:cstheme="minorBidi"/>
                <w:noProof/>
                <w:kern w:val="2"/>
                <w:sz w:val="24"/>
                <w:szCs w:val="24"/>
                <w14:ligatures w14:val="standardContextual"/>
              </w:rPr>
              <w:tab/>
            </w:r>
            <w:r w:rsidRPr="00024D9E">
              <w:rPr>
                <w:rStyle w:val="Hyperlink"/>
                <w:rFonts w:ascii="Arial" w:hAnsi="Arial"/>
                <w:noProof/>
              </w:rPr>
              <w:t>Subsystem Introduction</w:t>
            </w:r>
            <w:r>
              <w:rPr>
                <w:noProof/>
                <w:webHidden/>
              </w:rPr>
              <w:tab/>
            </w:r>
            <w:r>
              <w:rPr>
                <w:noProof/>
                <w:webHidden/>
              </w:rPr>
              <w:fldChar w:fldCharType="begin"/>
            </w:r>
            <w:r>
              <w:rPr>
                <w:noProof/>
                <w:webHidden/>
              </w:rPr>
              <w:instrText xml:space="preserve"> PAGEREF _Toc184333843 \h </w:instrText>
            </w:r>
            <w:r>
              <w:rPr>
                <w:noProof/>
                <w:webHidden/>
              </w:rPr>
            </w:r>
            <w:r>
              <w:rPr>
                <w:noProof/>
                <w:webHidden/>
              </w:rPr>
              <w:fldChar w:fldCharType="separate"/>
            </w:r>
            <w:r w:rsidR="00C07716">
              <w:rPr>
                <w:noProof/>
                <w:webHidden/>
              </w:rPr>
              <w:t>2</w:t>
            </w:r>
            <w:r>
              <w:rPr>
                <w:noProof/>
                <w:webHidden/>
              </w:rPr>
              <w:fldChar w:fldCharType="end"/>
            </w:r>
          </w:hyperlink>
        </w:p>
        <w:p w14:paraId="3800C562" w14:textId="15A517F1" w:rsidR="00007D69" w:rsidRDefault="00007D69">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84333844" w:history="1">
            <w:r w:rsidRPr="00024D9E">
              <w:rPr>
                <w:rStyle w:val="Hyperlink"/>
                <w:rFonts w:ascii="Arial" w:hAnsi="Arial"/>
                <w:noProof/>
              </w:rPr>
              <w:t>2.2.</w:t>
            </w:r>
            <w:r>
              <w:rPr>
                <w:rFonts w:asciiTheme="minorHAnsi" w:eastAsiaTheme="minorEastAsia" w:hAnsiTheme="minorHAnsi" w:cstheme="minorBidi"/>
                <w:noProof/>
                <w:kern w:val="2"/>
                <w:sz w:val="24"/>
                <w:szCs w:val="24"/>
                <w14:ligatures w14:val="standardContextual"/>
              </w:rPr>
              <w:tab/>
            </w:r>
            <w:r w:rsidRPr="00024D9E">
              <w:rPr>
                <w:rStyle w:val="Hyperlink"/>
                <w:rFonts w:ascii="Arial" w:hAnsi="Arial"/>
                <w:noProof/>
              </w:rPr>
              <w:t>Subsystem Details</w:t>
            </w:r>
            <w:r>
              <w:rPr>
                <w:noProof/>
                <w:webHidden/>
              </w:rPr>
              <w:tab/>
            </w:r>
            <w:r>
              <w:rPr>
                <w:noProof/>
                <w:webHidden/>
              </w:rPr>
              <w:fldChar w:fldCharType="begin"/>
            </w:r>
            <w:r>
              <w:rPr>
                <w:noProof/>
                <w:webHidden/>
              </w:rPr>
              <w:instrText xml:space="preserve"> PAGEREF _Toc184333844 \h </w:instrText>
            </w:r>
            <w:r>
              <w:rPr>
                <w:noProof/>
                <w:webHidden/>
              </w:rPr>
            </w:r>
            <w:r>
              <w:rPr>
                <w:noProof/>
                <w:webHidden/>
              </w:rPr>
              <w:fldChar w:fldCharType="separate"/>
            </w:r>
            <w:r w:rsidR="00C07716">
              <w:rPr>
                <w:noProof/>
                <w:webHidden/>
              </w:rPr>
              <w:t>2</w:t>
            </w:r>
            <w:r>
              <w:rPr>
                <w:noProof/>
                <w:webHidden/>
              </w:rPr>
              <w:fldChar w:fldCharType="end"/>
            </w:r>
          </w:hyperlink>
        </w:p>
        <w:p w14:paraId="10A11CEB" w14:textId="46836208" w:rsidR="00007D69" w:rsidRDefault="00007D69">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84333845" w:history="1">
            <w:r w:rsidRPr="00024D9E">
              <w:rPr>
                <w:rStyle w:val="Hyperlink"/>
                <w:rFonts w:ascii="Arial" w:hAnsi="Arial"/>
                <w:noProof/>
              </w:rPr>
              <w:t>2.3.</w:t>
            </w:r>
            <w:r>
              <w:rPr>
                <w:rFonts w:asciiTheme="minorHAnsi" w:eastAsiaTheme="minorEastAsia" w:hAnsiTheme="minorHAnsi" w:cstheme="minorBidi"/>
                <w:noProof/>
                <w:kern w:val="2"/>
                <w:sz w:val="24"/>
                <w:szCs w:val="24"/>
                <w14:ligatures w14:val="standardContextual"/>
              </w:rPr>
              <w:tab/>
            </w:r>
            <w:r w:rsidRPr="00024D9E">
              <w:rPr>
                <w:rStyle w:val="Hyperlink"/>
                <w:rFonts w:ascii="Arial" w:hAnsi="Arial"/>
                <w:noProof/>
              </w:rPr>
              <w:t>Subsystem Validation</w:t>
            </w:r>
            <w:r>
              <w:rPr>
                <w:noProof/>
                <w:webHidden/>
              </w:rPr>
              <w:tab/>
            </w:r>
            <w:r>
              <w:rPr>
                <w:noProof/>
                <w:webHidden/>
              </w:rPr>
              <w:fldChar w:fldCharType="begin"/>
            </w:r>
            <w:r>
              <w:rPr>
                <w:noProof/>
                <w:webHidden/>
              </w:rPr>
              <w:instrText xml:space="preserve"> PAGEREF _Toc184333845 \h </w:instrText>
            </w:r>
            <w:r>
              <w:rPr>
                <w:noProof/>
                <w:webHidden/>
              </w:rPr>
            </w:r>
            <w:r>
              <w:rPr>
                <w:noProof/>
                <w:webHidden/>
              </w:rPr>
              <w:fldChar w:fldCharType="separate"/>
            </w:r>
            <w:r w:rsidR="00C07716">
              <w:rPr>
                <w:noProof/>
                <w:webHidden/>
              </w:rPr>
              <w:t>3</w:t>
            </w:r>
            <w:r>
              <w:rPr>
                <w:noProof/>
                <w:webHidden/>
              </w:rPr>
              <w:fldChar w:fldCharType="end"/>
            </w:r>
          </w:hyperlink>
        </w:p>
        <w:p w14:paraId="0FDF0E75" w14:textId="7EFE0585" w:rsidR="00007D69" w:rsidRDefault="00007D69">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84333846" w:history="1">
            <w:r w:rsidRPr="00024D9E">
              <w:rPr>
                <w:rStyle w:val="Hyperlink"/>
                <w:rFonts w:ascii="Arial" w:hAnsi="Arial"/>
                <w:noProof/>
              </w:rPr>
              <w:t>2.4.</w:t>
            </w:r>
            <w:r>
              <w:rPr>
                <w:rFonts w:asciiTheme="minorHAnsi" w:eastAsiaTheme="minorEastAsia" w:hAnsiTheme="minorHAnsi" w:cstheme="minorBidi"/>
                <w:noProof/>
                <w:kern w:val="2"/>
                <w:sz w:val="24"/>
                <w:szCs w:val="24"/>
                <w14:ligatures w14:val="standardContextual"/>
              </w:rPr>
              <w:tab/>
            </w:r>
            <w:r w:rsidRPr="00024D9E">
              <w:rPr>
                <w:rStyle w:val="Hyperlink"/>
                <w:rFonts w:ascii="Arial" w:hAnsi="Arial"/>
                <w:noProof/>
              </w:rPr>
              <w:t>Subsystem Conclusion</w:t>
            </w:r>
            <w:r>
              <w:rPr>
                <w:noProof/>
                <w:webHidden/>
              </w:rPr>
              <w:tab/>
            </w:r>
            <w:r>
              <w:rPr>
                <w:noProof/>
                <w:webHidden/>
              </w:rPr>
              <w:fldChar w:fldCharType="begin"/>
            </w:r>
            <w:r>
              <w:rPr>
                <w:noProof/>
                <w:webHidden/>
              </w:rPr>
              <w:instrText xml:space="preserve"> PAGEREF _Toc184333846 \h </w:instrText>
            </w:r>
            <w:r>
              <w:rPr>
                <w:noProof/>
                <w:webHidden/>
              </w:rPr>
            </w:r>
            <w:r>
              <w:rPr>
                <w:noProof/>
                <w:webHidden/>
              </w:rPr>
              <w:fldChar w:fldCharType="separate"/>
            </w:r>
            <w:r w:rsidR="00C07716">
              <w:rPr>
                <w:noProof/>
                <w:webHidden/>
              </w:rPr>
              <w:t>4</w:t>
            </w:r>
            <w:r>
              <w:rPr>
                <w:noProof/>
                <w:webHidden/>
              </w:rPr>
              <w:fldChar w:fldCharType="end"/>
            </w:r>
          </w:hyperlink>
        </w:p>
        <w:p w14:paraId="7B3A62FC" w14:textId="559F0B44" w:rsidR="00007D69" w:rsidRDefault="00007D69">
          <w:pPr>
            <w:pStyle w:val="TOC1"/>
            <w:rPr>
              <w:rFonts w:asciiTheme="minorHAnsi" w:eastAsiaTheme="minorEastAsia" w:hAnsiTheme="minorHAnsi" w:cstheme="minorBidi"/>
              <w:b w:val="0"/>
              <w:kern w:val="2"/>
              <w:sz w:val="24"/>
              <w14:ligatures w14:val="standardContextual"/>
            </w:rPr>
          </w:pPr>
          <w:hyperlink w:anchor="_Toc184333847" w:history="1">
            <w:r w:rsidRPr="00024D9E">
              <w:rPr>
                <w:rStyle w:val="Hyperlink"/>
                <w:rFonts w:ascii="Arial" w:hAnsi="Arial"/>
              </w:rPr>
              <w:t>3.</w:t>
            </w:r>
            <w:r>
              <w:rPr>
                <w:rFonts w:asciiTheme="minorHAnsi" w:eastAsiaTheme="minorEastAsia" w:hAnsiTheme="minorHAnsi" w:cstheme="minorBidi"/>
                <w:b w:val="0"/>
                <w:kern w:val="2"/>
                <w:sz w:val="24"/>
                <w14:ligatures w14:val="standardContextual"/>
              </w:rPr>
              <w:tab/>
            </w:r>
            <w:r w:rsidRPr="00024D9E">
              <w:rPr>
                <w:rStyle w:val="Hyperlink"/>
                <w:rFonts w:ascii="Arial" w:hAnsi="Arial"/>
              </w:rPr>
              <w:t>Microcontroller Subsystem Report</w:t>
            </w:r>
            <w:r>
              <w:rPr>
                <w:webHidden/>
              </w:rPr>
              <w:tab/>
            </w:r>
            <w:r>
              <w:rPr>
                <w:webHidden/>
              </w:rPr>
              <w:fldChar w:fldCharType="begin"/>
            </w:r>
            <w:r>
              <w:rPr>
                <w:webHidden/>
              </w:rPr>
              <w:instrText xml:space="preserve"> PAGEREF _Toc184333847 \h </w:instrText>
            </w:r>
            <w:r>
              <w:rPr>
                <w:webHidden/>
              </w:rPr>
            </w:r>
            <w:r>
              <w:rPr>
                <w:webHidden/>
              </w:rPr>
              <w:fldChar w:fldCharType="separate"/>
            </w:r>
            <w:r w:rsidR="00C07716">
              <w:rPr>
                <w:webHidden/>
              </w:rPr>
              <w:t>5</w:t>
            </w:r>
            <w:r>
              <w:rPr>
                <w:webHidden/>
              </w:rPr>
              <w:fldChar w:fldCharType="end"/>
            </w:r>
          </w:hyperlink>
        </w:p>
        <w:p w14:paraId="09F45E81" w14:textId="3A50D045" w:rsidR="00007D69" w:rsidRDefault="00007D69">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84333848" w:history="1">
            <w:r w:rsidRPr="00024D9E">
              <w:rPr>
                <w:rStyle w:val="Hyperlink"/>
                <w:rFonts w:ascii="Arial" w:hAnsi="Arial"/>
                <w:noProof/>
              </w:rPr>
              <w:t>3.1.</w:t>
            </w:r>
            <w:r>
              <w:rPr>
                <w:rFonts w:asciiTheme="minorHAnsi" w:eastAsiaTheme="minorEastAsia" w:hAnsiTheme="minorHAnsi" w:cstheme="minorBidi"/>
                <w:noProof/>
                <w:kern w:val="2"/>
                <w:sz w:val="24"/>
                <w:szCs w:val="24"/>
                <w14:ligatures w14:val="standardContextual"/>
              </w:rPr>
              <w:tab/>
            </w:r>
            <w:r w:rsidRPr="00024D9E">
              <w:rPr>
                <w:rStyle w:val="Hyperlink"/>
                <w:rFonts w:ascii="Arial" w:hAnsi="Arial"/>
                <w:noProof/>
              </w:rPr>
              <w:t>Subsystem Introduction</w:t>
            </w:r>
            <w:r>
              <w:rPr>
                <w:noProof/>
                <w:webHidden/>
              </w:rPr>
              <w:tab/>
            </w:r>
            <w:r>
              <w:rPr>
                <w:noProof/>
                <w:webHidden/>
              </w:rPr>
              <w:fldChar w:fldCharType="begin"/>
            </w:r>
            <w:r>
              <w:rPr>
                <w:noProof/>
                <w:webHidden/>
              </w:rPr>
              <w:instrText xml:space="preserve"> PAGEREF _Toc184333848 \h </w:instrText>
            </w:r>
            <w:r>
              <w:rPr>
                <w:noProof/>
                <w:webHidden/>
              </w:rPr>
            </w:r>
            <w:r>
              <w:rPr>
                <w:noProof/>
                <w:webHidden/>
              </w:rPr>
              <w:fldChar w:fldCharType="separate"/>
            </w:r>
            <w:r w:rsidR="00C07716">
              <w:rPr>
                <w:noProof/>
                <w:webHidden/>
              </w:rPr>
              <w:t>5</w:t>
            </w:r>
            <w:r>
              <w:rPr>
                <w:noProof/>
                <w:webHidden/>
              </w:rPr>
              <w:fldChar w:fldCharType="end"/>
            </w:r>
          </w:hyperlink>
        </w:p>
        <w:p w14:paraId="7EDA1F33" w14:textId="04B42D7F" w:rsidR="00007D69" w:rsidRDefault="00007D69">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84333849" w:history="1">
            <w:r w:rsidRPr="00024D9E">
              <w:rPr>
                <w:rStyle w:val="Hyperlink"/>
                <w:rFonts w:ascii="Arial" w:hAnsi="Arial"/>
                <w:noProof/>
              </w:rPr>
              <w:t>3.2.</w:t>
            </w:r>
            <w:r>
              <w:rPr>
                <w:rFonts w:asciiTheme="minorHAnsi" w:eastAsiaTheme="minorEastAsia" w:hAnsiTheme="minorHAnsi" w:cstheme="minorBidi"/>
                <w:noProof/>
                <w:kern w:val="2"/>
                <w:sz w:val="24"/>
                <w:szCs w:val="24"/>
                <w14:ligatures w14:val="standardContextual"/>
              </w:rPr>
              <w:tab/>
            </w:r>
            <w:r w:rsidRPr="00024D9E">
              <w:rPr>
                <w:rStyle w:val="Hyperlink"/>
                <w:rFonts w:ascii="Arial" w:hAnsi="Arial"/>
                <w:noProof/>
              </w:rPr>
              <w:t>Subsystem Details</w:t>
            </w:r>
            <w:r>
              <w:rPr>
                <w:noProof/>
                <w:webHidden/>
              </w:rPr>
              <w:tab/>
            </w:r>
            <w:r>
              <w:rPr>
                <w:noProof/>
                <w:webHidden/>
              </w:rPr>
              <w:fldChar w:fldCharType="begin"/>
            </w:r>
            <w:r>
              <w:rPr>
                <w:noProof/>
                <w:webHidden/>
              </w:rPr>
              <w:instrText xml:space="preserve"> PAGEREF _Toc184333849 \h </w:instrText>
            </w:r>
            <w:r>
              <w:rPr>
                <w:noProof/>
                <w:webHidden/>
              </w:rPr>
            </w:r>
            <w:r>
              <w:rPr>
                <w:noProof/>
                <w:webHidden/>
              </w:rPr>
              <w:fldChar w:fldCharType="separate"/>
            </w:r>
            <w:r w:rsidR="00C07716">
              <w:rPr>
                <w:noProof/>
                <w:webHidden/>
              </w:rPr>
              <w:t>5</w:t>
            </w:r>
            <w:r>
              <w:rPr>
                <w:noProof/>
                <w:webHidden/>
              </w:rPr>
              <w:fldChar w:fldCharType="end"/>
            </w:r>
          </w:hyperlink>
        </w:p>
        <w:p w14:paraId="10EBEB68" w14:textId="72773B3A" w:rsidR="00007D69" w:rsidRDefault="00007D69">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84333850" w:history="1">
            <w:r w:rsidRPr="00024D9E">
              <w:rPr>
                <w:rStyle w:val="Hyperlink"/>
                <w:rFonts w:ascii="Arial" w:hAnsi="Arial"/>
                <w:noProof/>
              </w:rPr>
              <w:t>3.3.</w:t>
            </w:r>
            <w:r>
              <w:rPr>
                <w:rFonts w:asciiTheme="minorHAnsi" w:eastAsiaTheme="minorEastAsia" w:hAnsiTheme="minorHAnsi" w:cstheme="minorBidi"/>
                <w:noProof/>
                <w:kern w:val="2"/>
                <w:sz w:val="24"/>
                <w:szCs w:val="24"/>
                <w14:ligatures w14:val="standardContextual"/>
              </w:rPr>
              <w:tab/>
            </w:r>
            <w:r w:rsidRPr="00024D9E">
              <w:rPr>
                <w:rStyle w:val="Hyperlink"/>
                <w:rFonts w:ascii="Arial" w:hAnsi="Arial"/>
                <w:noProof/>
              </w:rPr>
              <w:t>Subsystem Validation</w:t>
            </w:r>
            <w:r>
              <w:rPr>
                <w:noProof/>
                <w:webHidden/>
              </w:rPr>
              <w:tab/>
            </w:r>
            <w:r>
              <w:rPr>
                <w:noProof/>
                <w:webHidden/>
              </w:rPr>
              <w:fldChar w:fldCharType="begin"/>
            </w:r>
            <w:r>
              <w:rPr>
                <w:noProof/>
                <w:webHidden/>
              </w:rPr>
              <w:instrText xml:space="preserve"> PAGEREF _Toc184333850 \h </w:instrText>
            </w:r>
            <w:r>
              <w:rPr>
                <w:noProof/>
                <w:webHidden/>
              </w:rPr>
            </w:r>
            <w:r>
              <w:rPr>
                <w:noProof/>
                <w:webHidden/>
              </w:rPr>
              <w:fldChar w:fldCharType="separate"/>
            </w:r>
            <w:r w:rsidR="00C07716">
              <w:rPr>
                <w:noProof/>
                <w:webHidden/>
              </w:rPr>
              <w:t>7</w:t>
            </w:r>
            <w:r>
              <w:rPr>
                <w:noProof/>
                <w:webHidden/>
              </w:rPr>
              <w:fldChar w:fldCharType="end"/>
            </w:r>
          </w:hyperlink>
        </w:p>
        <w:p w14:paraId="45B29C45" w14:textId="119F5AE4" w:rsidR="00007D69" w:rsidRDefault="00007D69">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84333851" w:history="1">
            <w:r w:rsidRPr="00024D9E">
              <w:rPr>
                <w:rStyle w:val="Hyperlink"/>
                <w:rFonts w:ascii="Arial" w:hAnsi="Arial"/>
                <w:noProof/>
              </w:rPr>
              <w:t>3.4.</w:t>
            </w:r>
            <w:r>
              <w:rPr>
                <w:rFonts w:asciiTheme="minorHAnsi" w:eastAsiaTheme="minorEastAsia" w:hAnsiTheme="minorHAnsi" w:cstheme="minorBidi"/>
                <w:noProof/>
                <w:kern w:val="2"/>
                <w:sz w:val="24"/>
                <w:szCs w:val="24"/>
                <w14:ligatures w14:val="standardContextual"/>
              </w:rPr>
              <w:tab/>
            </w:r>
            <w:r w:rsidRPr="00024D9E">
              <w:rPr>
                <w:rStyle w:val="Hyperlink"/>
                <w:rFonts w:ascii="Arial" w:hAnsi="Arial"/>
                <w:noProof/>
              </w:rPr>
              <w:t>Subsystem Conclusion</w:t>
            </w:r>
            <w:r>
              <w:rPr>
                <w:noProof/>
                <w:webHidden/>
              </w:rPr>
              <w:tab/>
            </w:r>
            <w:r>
              <w:rPr>
                <w:noProof/>
                <w:webHidden/>
              </w:rPr>
              <w:fldChar w:fldCharType="begin"/>
            </w:r>
            <w:r>
              <w:rPr>
                <w:noProof/>
                <w:webHidden/>
              </w:rPr>
              <w:instrText xml:space="preserve"> PAGEREF _Toc184333851 \h </w:instrText>
            </w:r>
            <w:r>
              <w:rPr>
                <w:noProof/>
                <w:webHidden/>
              </w:rPr>
            </w:r>
            <w:r>
              <w:rPr>
                <w:noProof/>
                <w:webHidden/>
              </w:rPr>
              <w:fldChar w:fldCharType="separate"/>
            </w:r>
            <w:r w:rsidR="00C07716">
              <w:rPr>
                <w:noProof/>
                <w:webHidden/>
              </w:rPr>
              <w:t>7</w:t>
            </w:r>
            <w:r>
              <w:rPr>
                <w:noProof/>
                <w:webHidden/>
              </w:rPr>
              <w:fldChar w:fldCharType="end"/>
            </w:r>
          </w:hyperlink>
        </w:p>
        <w:p w14:paraId="7021D257" w14:textId="14631253" w:rsidR="00007D69" w:rsidRDefault="00007D69">
          <w:pPr>
            <w:pStyle w:val="TOC1"/>
            <w:rPr>
              <w:rFonts w:asciiTheme="minorHAnsi" w:eastAsiaTheme="minorEastAsia" w:hAnsiTheme="minorHAnsi" w:cstheme="minorBidi"/>
              <w:b w:val="0"/>
              <w:kern w:val="2"/>
              <w:sz w:val="24"/>
              <w14:ligatures w14:val="standardContextual"/>
            </w:rPr>
          </w:pPr>
          <w:hyperlink w:anchor="_Toc184333852" w:history="1">
            <w:r w:rsidRPr="00024D9E">
              <w:rPr>
                <w:rStyle w:val="Hyperlink"/>
                <w:rFonts w:ascii="Arial" w:hAnsi="Arial"/>
              </w:rPr>
              <w:t>4.</w:t>
            </w:r>
            <w:r>
              <w:rPr>
                <w:rFonts w:asciiTheme="minorHAnsi" w:eastAsiaTheme="minorEastAsia" w:hAnsiTheme="minorHAnsi" w:cstheme="minorBidi"/>
                <w:b w:val="0"/>
                <w:kern w:val="2"/>
                <w:sz w:val="24"/>
                <w14:ligatures w14:val="standardContextual"/>
              </w:rPr>
              <w:tab/>
            </w:r>
            <w:r w:rsidRPr="00024D9E">
              <w:rPr>
                <w:rStyle w:val="Hyperlink"/>
                <w:rFonts w:ascii="Arial" w:hAnsi="Arial"/>
              </w:rPr>
              <w:t>Power Electronics Subsystem Report</w:t>
            </w:r>
            <w:r>
              <w:rPr>
                <w:webHidden/>
              </w:rPr>
              <w:tab/>
            </w:r>
            <w:r>
              <w:rPr>
                <w:webHidden/>
              </w:rPr>
              <w:fldChar w:fldCharType="begin"/>
            </w:r>
            <w:r>
              <w:rPr>
                <w:webHidden/>
              </w:rPr>
              <w:instrText xml:space="preserve"> PAGEREF _Toc184333852 \h </w:instrText>
            </w:r>
            <w:r>
              <w:rPr>
                <w:webHidden/>
              </w:rPr>
            </w:r>
            <w:r>
              <w:rPr>
                <w:webHidden/>
              </w:rPr>
              <w:fldChar w:fldCharType="separate"/>
            </w:r>
            <w:r w:rsidR="00C07716">
              <w:rPr>
                <w:webHidden/>
              </w:rPr>
              <w:t>8</w:t>
            </w:r>
            <w:r>
              <w:rPr>
                <w:webHidden/>
              </w:rPr>
              <w:fldChar w:fldCharType="end"/>
            </w:r>
          </w:hyperlink>
        </w:p>
        <w:p w14:paraId="5C8F3430" w14:textId="4665BECD" w:rsidR="00007D69" w:rsidRDefault="00007D69">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84333853" w:history="1">
            <w:r w:rsidRPr="00024D9E">
              <w:rPr>
                <w:rStyle w:val="Hyperlink"/>
                <w:rFonts w:ascii="Arial" w:hAnsi="Arial"/>
                <w:noProof/>
              </w:rPr>
              <w:t>4.1.</w:t>
            </w:r>
            <w:r>
              <w:rPr>
                <w:rFonts w:asciiTheme="minorHAnsi" w:eastAsiaTheme="minorEastAsia" w:hAnsiTheme="minorHAnsi" w:cstheme="minorBidi"/>
                <w:noProof/>
                <w:kern w:val="2"/>
                <w:sz w:val="24"/>
                <w:szCs w:val="24"/>
                <w14:ligatures w14:val="standardContextual"/>
              </w:rPr>
              <w:tab/>
            </w:r>
            <w:r w:rsidRPr="00024D9E">
              <w:rPr>
                <w:rStyle w:val="Hyperlink"/>
                <w:rFonts w:ascii="Arial" w:hAnsi="Arial"/>
                <w:noProof/>
              </w:rPr>
              <w:t>Subsystem Introduction</w:t>
            </w:r>
            <w:r>
              <w:rPr>
                <w:noProof/>
                <w:webHidden/>
              </w:rPr>
              <w:tab/>
            </w:r>
            <w:r>
              <w:rPr>
                <w:noProof/>
                <w:webHidden/>
              </w:rPr>
              <w:fldChar w:fldCharType="begin"/>
            </w:r>
            <w:r>
              <w:rPr>
                <w:noProof/>
                <w:webHidden/>
              </w:rPr>
              <w:instrText xml:space="preserve"> PAGEREF _Toc184333853 \h </w:instrText>
            </w:r>
            <w:r>
              <w:rPr>
                <w:noProof/>
                <w:webHidden/>
              </w:rPr>
            </w:r>
            <w:r>
              <w:rPr>
                <w:noProof/>
                <w:webHidden/>
              </w:rPr>
              <w:fldChar w:fldCharType="separate"/>
            </w:r>
            <w:r w:rsidR="00C07716">
              <w:rPr>
                <w:noProof/>
                <w:webHidden/>
              </w:rPr>
              <w:t>8</w:t>
            </w:r>
            <w:r>
              <w:rPr>
                <w:noProof/>
                <w:webHidden/>
              </w:rPr>
              <w:fldChar w:fldCharType="end"/>
            </w:r>
          </w:hyperlink>
        </w:p>
        <w:p w14:paraId="7CD1F485" w14:textId="1792DD4C" w:rsidR="00007D69" w:rsidRDefault="00007D69">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84333854" w:history="1">
            <w:r w:rsidRPr="00024D9E">
              <w:rPr>
                <w:rStyle w:val="Hyperlink"/>
                <w:rFonts w:ascii="Arial" w:hAnsi="Arial"/>
                <w:noProof/>
              </w:rPr>
              <w:t>4.2.</w:t>
            </w:r>
            <w:r>
              <w:rPr>
                <w:rFonts w:asciiTheme="minorHAnsi" w:eastAsiaTheme="minorEastAsia" w:hAnsiTheme="minorHAnsi" w:cstheme="minorBidi"/>
                <w:noProof/>
                <w:kern w:val="2"/>
                <w:sz w:val="24"/>
                <w:szCs w:val="24"/>
                <w14:ligatures w14:val="standardContextual"/>
              </w:rPr>
              <w:tab/>
            </w:r>
            <w:r w:rsidRPr="00024D9E">
              <w:rPr>
                <w:rStyle w:val="Hyperlink"/>
                <w:rFonts w:ascii="Arial" w:hAnsi="Arial"/>
                <w:noProof/>
              </w:rPr>
              <w:t>Subsystem Validation</w:t>
            </w:r>
            <w:r>
              <w:rPr>
                <w:noProof/>
                <w:webHidden/>
              </w:rPr>
              <w:tab/>
            </w:r>
            <w:r>
              <w:rPr>
                <w:noProof/>
                <w:webHidden/>
              </w:rPr>
              <w:fldChar w:fldCharType="begin"/>
            </w:r>
            <w:r>
              <w:rPr>
                <w:noProof/>
                <w:webHidden/>
              </w:rPr>
              <w:instrText xml:space="preserve"> PAGEREF _Toc184333854 \h </w:instrText>
            </w:r>
            <w:r>
              <w:rPr>
                <w:noProof/>
                <w:webHidden/>
              </w:rPr>
            </w:r>
            <w:r>
              <w:rPr>
                <w:noProof/>
                <w:webHidden/>
              </w:rPr>
              <w:fldChar w:fldCharType="separate"/>
            </w:r>
            <w:r w:rsidR="00C07716">
              <w:rPr>
                <w:noProof/>
                <w:webHidden/>
              </w:rPr>
              <w:t>8</w:t>
            </w:r>
            <w:r>
              <w:rPr>
                <w:noProof/>
                <w:webHidden/>
              </w:rPr>
              <w:fldChar w:fldCharType="end"/>
            </w:r>
          </w:hyperlink>
        </w:p>
        <w:p w14:paraId="1D9E7F6A" w14:textId="598A93F7" w:rsidR="00007D69" w:rsidRDefault="00007D69">
          <w:pPr>
            <w:pStyle w:val="TOC3"/>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84333855" w:history="1">
            <w:r w:rsidRPr="00024D9E">
              <w:rPr>
                <w:rStyle w:val="Hyperlink"/>
                <w:rFonts w:ascii="Arial" w:hAnsi="Arial"/>
                <w:noProof/>
              </w:rPr>
              <w:t>4.2.1.</w:t>
            </w:r>
            <w:r>
              <w:rPr>
                <w:rFonts w:asciiTheme="minorHAnsi" w:eastAsiaTheme="minorEastAsia" w:hAnsiTheme="minorHAnsi" w:cstheme="minorBidi"/>
                <w:noProof/>
                <w:kern w:val="2"/>
                <w:sz w:val="24"/>
                <w:szCs w:val="24"/>
                <w14:ligatures w14:val="standardContextual"/>
              </w:rPr>
              <w:tab/>
            </w:r>
            <w:r w:rsidRPr="00024D9E">
              <w:rPr>
                <w:rStyle w:val="Hyperlink"/>
                <w:rFonts w:ascii="Arial" w:hAnsi="Arial"/>
                <w:noProof/>
              </w:rPr>
              <w:t>Rectifier and DC Link Validation</w:t>
            </w:r>
            <w:r>
              <w:rPr>
                <w:noProof/>
                <w:webHidden/>
              </w:rPr>
              <w:tab/>
            </w:r>
            <w:r>
              <w:rPr>
                <w:noProof/>
                <w:webHidden/>
              </w:rPr>
              <w:fldChar w:fldCharType="begin"/>
            </w:r>
            <w:r>
              <w:rPr>
                <w:noProof/>
                <w:webHidden/>
              </w:rPr>
              <w:instrText xml:space="preserve"> PAGEREF _Toc184333855 \h </w:instrText>
            </w:r>
            <w:r>
              <w:rPr>
                <w:noProof/>
                <w:webHidden/>
              </w:rPr>
            </w:r>
            <w:r>
              <w:rPr>
                <w:noProof/>
                <w:webHidden/>
              </w:rPr>
              <w:fldChar w:fldCharType="separate"/>
            </w:r>
            <w:r w:rsidR="00C07716">
              <w:rPr>
                <w:noProof/>
                <w:webHidden/>
              </w:rPr>
              <w:t>8</w:t>
            </w:r>
            <w:r>
              <w:rPr>
                <w:noProof/>
                <w:webHidden/>
              </w:rPr>
              <w:fldChar w:fldCharType="end"/>
            </w:r>
          </w:hyperlink>
        </w:p>
        <w:p w14:paraId="648ACAF7" w14:textId="2C00AB1C" w:rsidR="00007D69" w:rsidRDefault="00007D69">
          <w:pPr>
            <w:pStyle w:val="TOC3"/>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84333856" w:history="1">
            <w:r w:rsidRPr="00024D9E">
              <w:rPr>
                <w:rStyle w:val="Hyperlink"/>
                <w:rFonts w:ascii="Arial" w:hAnsi="Arial"/>
                <w:noProof/>
              </w:rPr>
              <w:t>4.2.2.</w:t>
            </w:r>
            <w:r>
              <w:rPr>
                <w:rFonts w:asciiTheme="minorHAnsi" w:eastAsiaTheme="minorEastAsia" w:hAnsiTheme="minorHAnsi" w:cstheme="minorBidi"/>
                <w:noProof/>
                <w:kern w:val="2"/>
                <w:sz w:val="24"/>
                <w:szCs w:val="24"/>
                <w14:ligatures w14:val="standardContextual"/>
              </w:rPr>
              <w:tab/>
            </w:r>
            <w:r w:rsidRPr="00024D9E">
              <w:rPr>
                <w:rStyle w:val="Hyperlink"/>
                <w:rFonts w:ascii="Arial" w:hAnsi="Arial"/>
                <w:noProof/>
              </w:rPr>
              <w:t>Power Control Validation</w:t>
            </w:r>
            <w:r>
              <w:rPr>
                <w:noProof/>
                <w:webHidden/>
              </w:rPr>
              <w:tab/>
            </w:r>
            <w:r>
              <w:rPr>
                <w:noProof/>
                <w:webHidden/>
              </w:rPr>
              <w:fldChar w:fldCharType="begin"/>
            </w:r>
            <w:r>
              <w:rPr>
                <w:noProof/>
                <w:webHidden/>
              </w:rPr>
              <w:instrText xml:space="preserve"> PAGEREF _Toc184333856 \h </w:instrText>
            </w:r>
            <w:r>
              <w:rPr>
                <w:noProof/>
                <w:webHidden/>
              </w:rPr>
            </w:r>
            <w:r>
              <w:rPr>
                <w:noProof/>
                <w:webHidden/>
              </w:rPr>
              <w:fldChar w:fldCharType="separate"/>
            </w:r>
            <w:r w:rsidR="00C07716">
              <w:rPr>
                <w:noProof/>
                <w:webHidden/>
              </w:rPr>
              <w:t>12</w:t>
            </w:r>
            <w:r>
              <w:rPr>
                <w:noProof/>
                <w:webHidden/>
              </w:rPr>
              <w:fldChar w:fldCharType="end"/>
            </w:r>
          </w:hyperlink>
        </w:p>
        <w:p w14:paraId="3B994E2E" w14:textId="15BAFB90" w:rsidR="00007D69" w:rsidRDefault="00007D69">
          <w:pPr>
            <w:pStyle w:val="TOC3"/>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84333857" w:history="1">
            <w:r w:rsidRPr="00024D9E">
              <w:rPr>
                <w:rStyle w:val="Hyperlink"/>
                <w:rFonts w:ascii="Arial" w:hAnsi="Arial"/>
                <w:noProof/>
              </w:rPr>
              <w:t>4.2.3.</w:t>
            </w:r>
            <w:r>
              <w:rPr>
                <w:rFonts w:asciiTheme="minorHAnsi" w:eastAsiaTheme="minorEastAsia" w:hAnsiTheme="minorHAnsi" w:cstheme="minorBidi"/>
                <w:noProof/>
                <w:kern w:val="2"/>
                <w:sz w:val="24"/>
                <w:szCs w:val="24"/>
                <w14:ligatures w14:val="standardContextual"/>
              </w:rPr>
              <w:tab/>
            </w:r>
            <w:r w:rsidRPr="00024D9E">
              <w:rPr>
                <w:rStyle w:val="Hyperlink"/>
                <w:rFonts w:ascii="Arial" w:hAnsi="Arial"/>
                <w:noProof/>
              </w:rPr>
              <w:t>3.3 V to Iso-5 V Power Converter Validation</w:t>
            </w:r>
            <w:r>
              <w:rPr>
                <w:noProof/>
                <w:webHidden/>
              </w:rPr>
              <w:tab/>
            </w:r>
            <w:r>
              <w:rPr>
                <w:noProof/>
                <w:webHidden/>
              </w:rPr>
              <w:fldChar w:fldCharType="begin"/>
            </w:r>
            <w:r>
              <w:rPr>
                <w:noProof/>
                <w:webHidden/>
              </w:rPr>
              <w:instrText xml:space="preserve"> PAGEREF _Toc184333857 \h </w:instrText>
            </w:r>
            <w:r>
              <w:rPr>
                <w:noProof/>
                <w:webHidden/>
              </w:rPr>
            </w:r>
            <w:r>
              <w:rPr>
                <w:noProof/>
                <w:webHidden/>
              </w:rPr>
              <w:fldChar w:fldCharType="separate"/>
            </w:r>
            <w:r w:rsidR="00C07716">
              <w:rPr>
                <w:noProof/>
                <w:webHidden/>
              </w:rPr>
              <w:t>15</w:t>
            </w:r>
            <w:r>
              <w:rPr>
                <w:noProof/>
                <w:webHidden/>
              </w:rPr>
              <w:fldChar w:fldCharType="end"/>
            </w:r>
          </w:hyperlink>
        </w:p>
        <w:p w14:paraId="03591C7F" w14:textId="6BDCC559" w:rsidR="00007D69" w:rsidRDefault="00007D69">
          <w:pPr>
            <w:pStyle w:val="TOC3"/>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84333858" w:history="1">
            <w:r w:rsidRPr="00024D9E">
              <w:rPr>
                <w:rStyle w:val="Hyperlink"/>
                <w:rFonts w:ascii="Arial" w:hAnsi="Arial"/>
                <w:noProof/>
              </w:rPr>
              <w:t>4.2.4.</w:t>
            </w:r>
            <w:r>
              <w:rPr>
                <w:rFonts w:asciiTheme="minorHAnsi" w:eastAsiaTheme="minorEastAsia" w:hAnsiTheme="minorHAnsi" w:cstheme="minorBidi"/>
                <w:noProof/>
                <w:kern w:val="2"/>
                <w:sz w:val="24"/>
                <w:szCs w:val="24"/>
                <w14:ligatures w14:val="standardContextual"/>
              </w:rPr>
              <w:tab/>
            </w:r>
            <w:r w:rsidRPr="00024D9E">
              <w:rPr>
                <w:rStyle w:val="Hyperlink"/>
                <w:rFonts w:ascii="Arial" w:hAnsi="Arial"/>
                <w:noProof/>
              </w:rPr>
              <w:t>15 V to Iso-15 V Power Converter Validation</w:t>
            </w:r>
            <w:r>
              <w:rPr>
                <w:noProof/>
                <w:webHidden/>
              </w:rPr>
              <w:tab/>
            </w:r>
            <w:r>
              <w:rPr>
                <w:noProof/>
                <w:webHidden/>
              </w:rPr>
              <w:fldChar w:fldCharType="begin"/>
            </w:r>
            <w:r>
              <w:rPr>
                <w:noProof/>
                <w:webHidden/>
              </w:rPr>
              <w:instrText xml:space="preserve"> PAGEREF _Toc184333858 \h </w:instrText>
            </w:r>
            <w:r>
              <w:rPr>
                <w:noProof/>
                <w:webHidden/>
              </w:rPr>
            </w:r>
            <w:r>
              <w:rPr>
                <w:noProof/>
                <w:webHidden/>
              </w:rPr>
              <w:fldChar w:fldCharType="separate"/>
            </w:r>
            <w:r w:rsidR="00C07716">
              <w:rPr>
                <w:noProof/>
                <w:webHidden/>
              </w:rPr>
              <w:t>18</w:t>
            </w:r>
            <w:r>
              <w:rPr>
                <w:noProof/>
                <w:webHidden/>
              </w:rPr>
              <w:fldChar w:fldCharType="end"/>
            </w:r>
          </w:hyperlink>
        </w:p>
        <w:p w14:paraId="0CA6E930" w14:textId="0280E413" w:rsidR="00007D69" w:rsidRDefault="00007D69">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84333859" w:history="1">
            <w:r w:rsidRPr="00024D9E">
              <w:rPr>
                <w:rStyle w:val="Hyperlink"/>
                <w:rFonts w:ascii="Arial" w:hAnsi="Arial"/>
                <w:noProof/>
              </w:rPr>
              <w:t>4.3.</w:t>
            </w:r>
            <w:r>
              <w:rPr>
                <w:rFonts w:asciiTheme="minorHAnsi" w:eastAsiaTheme="minorEastAsia" w:hAnsiTheme="minorHAnsi" w:cstheme="minorBidi"/>
                <w:noProof/>
                <w:kern w:val="2"/>
                <w:sz w:val="24"/>
                <w:szCs w:val="24"/>
                <w14:ligatures w14:val="standardContextual"/>
              </w:rPr>
              <w:tab/>
            </w:r>
            <w:r w:rsidRPr="00024D9E">
              <w:rPr>
                <w:rStyle w:val="Hyperlink"/>
                <w:rFonts w:ascii="Arial" w:hAnsi="Arial"/>
                <w:noProof/>
              </w:rPr>
              <w:t>Subsystem Conclusion</w:t>
            </w:r>
            <w:r>
              <w:rPr>
                <w:noProof/>
                <w:webHidden/>
              </w:rPr>
              <w:tab/>
            </w:r>
            <w:r>
              <w:rPr>
                <w:noProof/>
                <w:webHidden/>
              </w:rPr>
              <w:fldChar w:fldCharType="begin"/>
            </w:r>
            <w:r>
              <w:rPr>
                <w:noProof/>
                <w:webHidden/>
              </w:rPr>
              <w:instrText xml:space="preserve"> PAGEREF _Toc184333859 \h </w:instrText>
            </w:r>
            <w:r>
              <w:rPr>
                <w:noProof/>
                <w:webHidden/>
              </w:rPr>
            </w:r>
            <w:r>
              <w:rPr>
                <w:noProof/>
                <w:webHidden/>
              </w:rPr>
              <w:fldChar w:fldCharType="separate"/>
            </w:r>
            <w:r w:rsidR="00C07716">
              <w:rPr>
                <w:noProof/>
                <w:webHidden/>
              </w:rPr>
              <w:t>21</w:t>
            </w:r>
            <w:r>
              <w:rPr>
                <w:noProof/>
                <w:webHidden/>
              </w:rPr>
              <w:fldChar w:fldCharType="end"/>
            </w:r>
          </w:hyperlink>
        </w:p>
        <w:p w14:paraId="7A4CA0FD" w14:textId="7C40C1B1" w:rsidR="00007D69" w:rsidRDefault="00007D69">
          <w:pPr>
            <w:pStyle w:val="TOC1"/>
            <w:rPr>
              <w:rFonts w:asciiTheme="minorHAnsi" w:eastAsiaTheme="minorEastAsia" w:hAnsiTheme="minorHAnsi" w:cstheme="minorBidi"/>
              <w:b w:val="0"/>
              <w:kern w:val="2"/>
              <w:sz w:val="24"/>
              <w14:ligatures w14:val="standardContextual"/>
            </w:rPr>
          </w:pPr>
          <w:hyperlink w:anchor="_Toc184333860" w:history="1">
            <w:r w:rsidRPr="00024D9E">
              <w:rPr>
                <w:rStyle w:val="Hyperlink"/>
                <w:rFonts w:ascii="Arial" w:hAnsi="Arial"/>
              </w:rPr>
              <w:t>5.</w:t>
            </w:r>
            <w:r>
              <w:rPr>
                <w:rFonts w:asciiTheme="minorHAnsi" w:eastAsiaTheme="minorEastAsia" w:hAnsiTheme="minorHAnsi" w:cstheme="minorBidi"/>
                <w:b w:val="0"/>
                <w:kern w:val="2"/>
                <w:sz w:val="24"/>
                <w14:ligatures w14:val="standardContextual"/>
              </w:rPr>
              <w:tab/>
            </w:r>
            <w:r w:rsidRPr="00024D9E">
              <w:rPr>
                <w:rStyle w:val="Hyperlink"/>
                <w:rFonts w:ascii="Arial" w:hAnsi="Arial"/>
              </w:rPr>
              <w:t>Firmware Subsystem Report</w:t>
            </w:r>
            <w:r>
              <w:rPr>
                <w:webHidden/>
              </w:rPr>
              <w:tab/>
            </w:r>
            <w:r>
              <w:rPr>
                <w:webHidden/>
              </w:rPr>
              <w:fldChar w:fldCharType="begin"/>
            </w:r>
            <w:r>
              <w:rPr>
                <w:webHidden/>
              </w:rPr>
              <w:instrText xml:space="preserve"> PAGEREF _Toc184333860 \h </w:instrText>
            </w:r>
            <w:r>
              <w:rPr>
                <w:webHidden/>
              </w:rPr>
            </w:r>
            <w:r>
              <w:rPr>
                <w:webHidden/>
              </w:rPr>
              <w:fldChar w:fldCharType="separate"/>
            </w:r>
            <w:r w:rsidR="00C07716">
              <w:rPr>
                <w:webHidden/>
              </w:rPr>
              <w:t>22</w:t>
            </w:r>
            <w:r>
              <w:rPr>
                <w:webHidden/>
              </w:rPr>
              <w:fldChar w:fldCharType="end"/>
            </w:r>
          </w:hyperlink>
        </w:p>
        <w:p w14:paraId="68C8FFD8" w14:textId="30A37568" w:rsidR="00007D69" w:rsidRDefault="00007D69">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84333861" w:history="1">
            <w:r w:rsidRPr="00024D9E">
              <w:rPr>
                <w:rStyle w:val="Hyperlink"/>
                <w:rFonts w:ascii="Arial" w:hAnsi="Arial"/>
                <w:noProof/>
              </w:rPr>
              <w:t>5.1.</w:t>
            </w:r>
            <w:r>
              <w:rPr>
                <w:rFonts w:asciiTheme="minorHAnsi" w:eastAsiaTheme="minorEastAsia" w:hAnsiTheme="minorHAnsi" w:cstheme="minorBidi"/>
                <w:noProof/>
                <w:kern w:val="2"/>
                <w:sz w:val="24"/>
                <w:szCs w:val="24"/>
                <w14:ligatures w14:val="standardContextual"/>
              </w:rPr>
              <w:tab/>
            </w:r>
            <w:r w:rsidRPr="00024D9E">
              <w:rPr>
                <w:rStyle w:val="Hyperlink"/>
                <w:rFonts w:ascii="Arial" w:hAnsi="Arial"/>
                <w:noProof/>
              </w:rPr>
              <w:t>Subsystem Introduction</w:t>
            </w:r>
            <w:r>
              <w:rPr>
                <w:noProof/>
                <w:webHidden/>
              </w:rPr>
              <w:tab/>
            </w:r>
            <w:r>
              <w:rPr>
                <w:noProof/>
                <w:webHidden/>
              </w:rPr>
              <w:fldChar w:fldCharType="begin"/>
            </w:r>
            <w:r>
              <w:rPr>
                <w:noProof/>
                <w:webHidden/>
              </w:rPr>
              <w:instrText xml:space="preserve"> PAGEREF _Toc184333861 \h </w:instrText>
            </w:r>
            <w:r>
              <w:rPr>
                <w:noProof/>
                <w:webHidden/>
              </w:rPr>
            </w:r>
            <w:r>
              <w:rPr>
                <w:noProof/>
                <w:webHidden/>
              </w:rPr>
              <w:fldChar w:fldCharType="separate"/>
            </w:r>
            <w:r w:rsidR="00C07716">
              <w:rPr>
                <w:noProof/>
                <w:webHidden/>
              </w:rPr>
              <w:t>22</w:t>
            </w:r>
            <w:r>
              <w:rPr>
                <w:noProof/>
                <w:webHidden/>
              </w:rPr>
              <w:fldChar w:fldCharType="end"/>
            </w:r>
          </w:hyperlink>
        </w:p>
        <w:p w14:paraId="020BFE14" w14:textId="554BF9B3" w:rsidR="00007D69" w:rsidRDefault="00007D69">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84333862" w:history="1">
            <w:r w:rsidRPr="00024D9E">
              <w:rPr>
                <w:rStyle w:val="Hyperlink"/>
                <w:rFonts w:ascii="Arial" w:hAnsi="Arial"/>
                <w:noProof/>
              </w:rPr>
              <w:t>5.2.</w:t>
            </w:r>
            <w:r>
              <w:rPr>
                <w:rFonts w:asciiTheme="minorHAnsi" w:eastAsiaTheme="minorEastAsia" w:hAnsiTheme="minorHAnsi" w:cstheme="minorBidi"/>
                <w:noProof/>
                <w:kern w:val="2"/>
                <w:sz w:val="24"/>
                <w:szCs w:val="24"/>
                <w14:ligatures w14:val="standardContextual"/>
              </w:rPr>
              <w:tab/>
            </w:r>
            <w:r w:rsidRPr="00024D9E">
              <w:rPr>
                <w:rStyle w:val="Hyperlink"/>
                <w:rFonts w:ascii="Arial" w:hAnsi="Arial"/>
                <w:noProof/>
              </w:rPr>
              <w:t>Subsystem Details</w:t>
            </w:r>
            <w:r>
              <w:rPr>
                <w:noProof/>
                <w:webHidden/>
              </w:rPr>
              <w:tab/>
            </w:r>
            <w:r>
              <w:rPr>
                <w:noProof/>
                <w:webHidden/>
              </w:rPr>
              <w:fldChar w:fldCharType="begin"/>
            </w:r>
            <w:r>
              <w:rPr>
                <w:noProof/>
                <w:webHidden/>
              </w:rPr>
              <w:instrText xml:space="preserve"> PAGEREF _Toc184333862 \h </w:instrText>
            </w:r>
            <w:r>
              <w:rPr>
                <w:noProof/>
                <w:webHidden/>
              </w:rPr>
            </w:r>
            <w:r>
              <w:rPr>
                <w:noProof/>
                <w:webHidden/>
              </w:rPr>
              <w:fldChar w:fldCharType="separate"/>
            </w:r>
            <w:r w:rsidR="00C07716">
              <w:rPr>
                <w:noProof/>
                <w:webHidden/>
              </w:rPr>
              <w:t>22</w:t>
            </w:r>
            <w:r>
              <w:rPr>
                <w:noProof/>
                <w:webHidden/>
              </w:rPr>
              <w:fldChar w:fldCharType="end"/>
            </w:r>
          </w:hyperlink>
        </w:p>
        <w:p w14:paraId="211EFB5E" w14:textId="35ABD004" w:rsidR="00007D69" w:rsidRDefault="00007D69">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84333863" w:history="1">
            <w:r w:rsidRPr="00024D9E">
              <w:rPr>
                <w:rStyle w:val="Hyperlink"/>
                <w:rFonts w:ascii="Arial" w:hAnsi="Arial"/>
                <w:noProof/>
              </w:rPr>
              <w:t>5.3.</w:t>
            </w:r>
            <w:r>
              <w:rPr>
                <w:rFonts w:asciiTheme="minorHAnsi" w:eastAsiaTheme="minorEastAsia" w:hAnsiTheme="minorHAnsi" w:cstheme="minorBidi"/>
                <w:noProof/>
                <w:kern w:val="2"/>
                <w:sz w:val="24"/>
                <w:szCs w:val="24"/>
                <w14:ligatures w14:val="standardContextual"/>
              </w:rPr>
              <w:tab/>
            </w:r>
            <w:r w:rsidRPr="00024D9E">
              <w:rPr>
                <w:rStyle w:val="Hyperlink"/>
                <w:rFonts w:ascii="Arial" w:hAnsi="Arial"/>
                <w:noProof/>
              </w:rPr>
              <w:t>Subsystem Validation</w:t>
            </w:r>
            <w:r>
              <w:rPr>
                <w:noProof/>
                <w:webHidden/>
              </w:rPr>
              <w:tab/>
            </w:r>
            <w:r>
              <w:rPr>
                <w:noProof/>
                <w:webHidden/>
              </w:rPr>
              <w:fldChar w:fldCharType="begin"/>
            </w:r>
            <w:r>
              <w:rPr>
                <w:noProof/>
                <w:webHidden/>
              </w:rPr>
              <w:instrText xml:space="preserve"> PAGEREF _Toc184333863 \h </w:instrText>
            </w:r>
            <w:r>
              <w:rPr>
                <w:noProof/>
                <w:webHidden/>
              </w:rPr>
            </w:r>
            <w:r>
              <w:rPr>
                <w:noProof/>
                <w:webHidden/>
              </w:rPr>
              <w:fldChar w:fldCharType="separate"/>
            </w:r>
            <w:r w:rsidR="00C07716">
              <w:rPr>
                <w:noProof/>
                <w:webHidden/>
              </w:rPr>
              <w:t>22</w:t>
            </w:r>
            <w:r>
              <w:rPr>
                <w:noProof/>
                <w:webHidden/>
              </w:rPr>
              <w:fldChar w:fldCharType="end"/>
            </w:r>
          </w:hyperlink>
        </w:p>
        <w:p w14:paraId="3C9DFE2C" w14:textId="1891DC4B" w:rsidR="00007D69" w:rsidRDefault="00007D69">
          <w:pPr>
            <w:pStyle w:val="TOC2"/>
            <w:tabs>
              <w:tab w:val="left" w:pos="880"/>
              <w:tab w:val="right" w:leader="dot" w:pos="9350"/>
            </w:tabs>
            <w:rPr>
              <w:rFonts w:asciiTheme="minorHAnsi" w:eastAsiaTheme="minorEastAsia" w:hAnsiTheme="minorHAnsi" w:cstheme="minorBidi"/>
              <w:noProof/>
              <w:kern w:val="2"/>
              <w:sz w:val="24"/>
              <w:szCs w:val="24"/>
              <w14:ligatures w14:val="standardContextual"/>
            </w:rPr>
          </w:pPr>
          <w:hyperlink w:anchor="_Toc184333864" w:history="1">
            <w:r w:rsidRPr="00024D9E">
              <w:rPr>
                <w:rStyle w:val="Hyperlink"/>
                <w:rFonts w:ascii="Arial" w:hAnsi="Arial"/>
                <w:noProof/>
              </w:rPr>
              <w:t>5.4.</w:t>
            </w:r>
            <w:r>
              <w:rPr>
                <w:rFonts w:asciiTheme="minorHAnsi" w:eastAsiaTheme="minorEastAsia" w:hAnsiTheme="minorHAnsi" w:cstheme="minorBidi"/>
                <w:noProof/>
                <w:kern w:val="2"/>
                <w:sz w:val="24"/>
                <w:szCs w:val="24"/>
                <w14:ligatures w14:val="standardContextual"/>
              </w:rPr>
              <w:tab/>
            </w:r>
            <w:r w:rsidRPr="00024D9E">
              <w:rPr>
                <w:rStyle w:val="Hyperlink"/>
                <w:rFonts w:ascii="Arial" w:hAnsi="Arial"/>
                <w:noProof/>
              </w:rPr>
              <w:t>Subsystem Conclusion</w:t>
            </w:r>
            <w:r>
              <w:rPr>
                <w:noProof/>
                <w:webHidden/>
              </w:rPr>
              <w:tab/>
            </w:r>
            <w:r>
              <w:rPr>
                <w:noProof/>
                <w:webHidden/>
              </w:rPr>
              <w:fldChar w:fldCharType="begin"/>
            </w:r>
            <w:r>
              <w:rPr>
                <w:noProof/>
                <w:webHidden/>
              </w:rPr>
              <w:instrText xml:space="preserve"> PAGEREF _Toc184333864 \h </w:instrText>
            </w:r>
            <w:r>
              <w:rPr>
                <w:noProof/>
                <w:webHidden/>
              </w:rPr>
            </w:r>
            <w:r>
              <w:rPr>
                <w:noProof/>
                <w:webHidden/>
              </w:rPr>
              <w:fldChar w:fldCharType="separate"/>
            </w:r>
            <w:r w:rsidR="00C07716">
              <w:rPr>
                <w:noProof/>
                <w:webHidden/>
              </w:rPr>
              <w:t>24</w:t>
            </w:r>
            <w:r>
              <w:rPr>
                <w:noProof/>
                <w:webHidden/>
              </w:rPr>
              <w:fldChar w:fldCharType="end"/>
            </w:r>
          </w:hyperlink>
        </w:p>
        <w:p w14:paraId="787F835F" w14:textId="142CB13C" w:rsidR="00E13EE7" w:rsidRPr="00631BDE" w:rsidRDefault="00E13EE7" w:rsidP="00631BDE">
          <w:pPr>
            <w:pStyle w:val="TOC1"/>
            <w:tabs>
              <w:tab w:val="clear" w:pos="9350"/>
              <w:tab w:val="right" w:leader="dot" w:pos="9345"/>
            </w:tabs>
            <w:spacing w:line="276" w:lineRule="auto"/>
            <w:rPr>
              <w:rStyle w:val="Hyperlink"/>
              <w:rFonts w:ascii="Arial" w:hAnsi="Arial" w:cs="Arial"/>
              <w:kern w:val="2"/>
              <w14:ligatures w14:val="standardContextual"/>
            </w:rPr>
          </w:pPr>
          <w:r w:rsidRPr="00631BDE">
            <w:rPr>
              <w:rFonts w:ascii="Arial" w:hAnsi="Arial" w:cs="Arial"/>
            </w:rPr>
            <w:fldChar w:fldCharType="end"/>
          </w:r>
        </w:p>
      </w:sdtContent>
    </w:sdt>
    <w:p w14:paraId="604C2299" w14:textId="05951943" w:rsidR="371D8B39" w:rsidRPr="00631BDE" w:rsidRDefault="371D8B39" w:rsidP="00631BDE">
      <w:pPr>
        <w:pStyle w:val="TOC1"/>
        <w:tabs>
          <w:tab w:val="clear" w:pos="9350"/>
          <w:tab w:val="right" w:leader="dot" w:pos="9345"/>
        </w:tabs>
        <w:spacing w:line="276" w:lineRule="auto"/>
        <w:rPr>
          <w:rStyle w:val="Hyperlink"/>
          <w:rFonts w:ascii="Arial" w:hAnsi="Arial" w:cs="Arial"/>
        </w:rPr>
      </w:pPr>
    </w:p>
    <w:p w14:paraId="05BCE9F6" w14:textId="7B9FE2D7" w:rsidR="00E13EE7" w:rsidRPr="00631BDE" w:rsidRDefault="00E13EE7" w:rsidP="00631BDE">
      <w:pPr>
        <w:spacing w:line="276" w:lineRule="auto"/>
        <w:jc w:val="left"/>
        <w:rPr>
          <w:rFonts w:ascii="Arial" w:hAnsi="Arial" w:cs="Arial"/>
        </w:rPr>
      </w:pPr>
      <w:r w:rsidRPr="00631BDE">
        <w:rPr>
          <w:rFonts w:ascii="Arial" w:hAnsi="Arial" w:cs="Arial"/>
        </w:rPr>
        <w:br w:type="page"/>
      </w:r>
    </w:p>
    <w:p w14:paraId="3FCE4C04" w14:textId="77777777" w:rsidR="7DFED7F0" w:rsidRPr="00631BDE" w:rsidRDefault="7DFED7F0" w:rsidP="00631BDE">
      <w:pPr>
        <w:spacing w:line="276" w:lineRule="auto"/>
        <w:rPr>
          <w:rFonts w:ascii="Arial" w:hAnsi="Arial" w:cs="Arial"/>
        </w:rPr>
      </w:pPr>
    </w:p>
    <w:p w14:paraId="35DBAA58" w14:textId="065185B9" w:rsidR="00CC1A19" w:rsidRPr="00631BDE" w:rsidRDefault="4BF8DA13" w:rsidP="00631BDE">
      <w:pPr>
        <w:pStyle w:val="TOCHeading"/>
        <w:tabs>
          <w:tab w:val="clear" w:pos="882"/>
        </w:tabs>
        <w:spacing w:before="0"/>
        <w:ind w:left="720"/>
        <w:rPr>
          <w:rFonts w:ascii="Arial" w:hAnsi="Arial" w:cs="Arial"/>
        </w:rPr>
      </w:pPr>
      <w:bookmarkStart w:id="3" w:name="_Toc178027379"/>
      <w:bookmarkStart w:id="4" w:name="_Toc184333839"/>
      <w:r w:rsidRPr="00631BDE">
        <w:rPr>
          <w:rFonts w:ascii="Arial" w:hAnsi="Arial" w:cs="Arial"/>
        </w:rPr>
        <w:t>List of Table</w:t>
      </w:r>
      <w:r w:rsidR="1EEF2756" w:rsidRPr="00631BDE">
        <w:rPr>
          <w:rFonts w:ascii="Arial" w:hAnsi="Arial" w:cs="Arial"/>
        </w:rPr>
        <w:t>s</w:t>
      </w:r>
      <w:bookmarkEnd w:id="3"/>
      <w:bookmarkEnd w:id="4"/>
    </w:p>
    <w:p w14:paraId="494F8602" w14:textId="61489A40" w:rsidR="00007D69" w:rsidRDefault="00CC1A19">
      <w:pPr>
        <w:pStyle w:val="TableofFigures"/>
        <w:rPr>
          <w:rFonts w:asciiTheme="minorHAnsi" w:eastAsiaTheme="minorEastAsia" w:hAnsiTheme="minorHAnsi" w:cstheme="minorBidi"/>
          <w:b w:val="0"/>
          <w:kern w:val="2"/>
          <w:sz w:val="24"/>
          <w14:ligatures w14:val="standardContextual"/>
        </w:rPr>
      </w:pPr>
      <w:r w:rsidRPr="00631BDE">
        <w:rPr>
          <w:rFonts w:ascii="Arial" w:hAnsi="Arial" w:cs="Arial"/>
        </w:rPr>
        <w:fldChar w:fldCharType="begin"/>
      </w:r>
      <w:r w:rsidRPr="00631BDE">
        <w:rPr>
          <w:rFonts w:ascii="Arial" w:hAnsi="Arial" w:cs="Arial"/>
        </w:rPr>
        <w:instrText xml:space="preserve"> TOC \h \z \c "Table" </w:instrText>
      </w:r>
      <w:r w:rsidRPr="00631BDE">
        <w:rPr>
          <w:rFonts w:ascii="Arial" w:hAnsi="Arial" w:cs="Arial"/>
        </w:rPr>
        <w:fldChar w:fldCharType="separate"/>
      </w:r>
      <w:hyperlink w:anchor="_Toc184333837" w:history="1">
        <w:r w:rsidR="00007D69" w:rsidRPr="00E41154">
          <w:rPr>
            <w:rStyle w:val="Hyperlink"/>
            <w:rFonts w:ascii="Arial" w:hAnsi="Arial" w:cs="Arial"/>
            <w:i/>
            <w:iCs/>
          </w:rPr>
          <w:t>Table 1: Pin interface for DSPIC33CK256MP508 Microcontroller</w:t>
        </w:r>
        <w:r w:rsidR="00007D69">
          <w:rPr>
            <w:webHidden/>
          </w:rPr>
          <w:tab/>
        </w:r>
        <w:r w:rsidR="00007D69">
          <w:rPr>
            <w:webHidden/>
          </w:rPr>
          <w:fldChar w:fldCharType="begin"/>
        </w:r>
        <w:r w:rsidR="00007D69">
          <w:rPr>
            <w:webHidden/>
          </w:rPr>
          <w:instrText xml:space="preserve"> PAGEREF _Toc184333837 \h </w:instrText>
        </w:r>
        <w:r w:rsidR="00007D69">
          <w:rPr>
            <w:webHidden/>
          </w:rPr>
        </w:r>
        <w:r w:rsidR="00007D69">
          <w:rPr>
            <w:webHidden/>
          </w:rPr>
          <w:fldChar w:fldCharType="separate"/>
        </w:r>
        <w:r w:rsidR="00C07716">
          <w:rPr>
            <w:webHidden/>
          </w:rPr>
          <w:t>7</w:t>
        </w:r>
        <w:r w:rsidR="00007D69">
          <w:rPr>
            <w:webHidden/>
          </w:rPr>
          <w:fldChar w:fldCharType="end"/>
        </w:r>
      </w:hyperlink>
    </w:p>
    <w:p w14:paraId="6908D0CA" w14:textId="0AD4E6DA" w:rsidR="00CC1A19" w:rsidRPr="00631BDE" w:rsidRDefault="00CC1A19" w:rsidP="00631BDE">
      <w:pPr>
        <w:pStyle w:val="TOCHeading"/>
        <w:tabs>
          <w:tab w:val="clear" w:pos="882"/>
        </w:tabs>
        <w:spacing w:before="0"/>
        <w:ind w:left="360"/>
        <w:rPr>
          <w:rFonts w:ascii="Arial" w:hAnsi="Arial" w:cs="Arial"/>
        </w:rPr>
      </w:pPr>
      <w:r w:rsidRPr="00631BDE">
        <w:rPr>
          <w:rFonts w:ascii="Arial" w:hAnsi="Arial" w:cs="Arial"/>
        </w:rPr>
        <w:fldChar w:fldCharType="end"/>
      </w:r>
      <w:r w:rsidR="4BF8DA13" w:rsidRPr="00631BDE">
        <w:rPr>
          <w:rFonts w:ascii="Arial" w:hAnsi="Arial" w:cs="Arial"/>
        </w:rPr>
        <w:t xml:space="preserve"> </w:t>
      </w:r>
    </w:p>
    <w:p w14:paraId="123ED537" w14:textId="77777777" w:rsidR="00CC1A19" w:rsidRPr="00631BDE" w:rsidRDefault="00CC1A19" w:rsidP="00631BDE">
      <w:pPr>
        <w:spacing w:line="276" w:lineRule="auto"/>
        <w:rPr>
          <w:rFonts w:ascii="Arial" w:hAnsi="Arial" w:cs="Arial"/>
          <w:sz w:val="28"/>
          <w:szCs w:val="28"/>
        </w:rPr>
      </w:pPr>
      <w:r w:rsidRPr="00631BDE">
        <w:rPr>
          <w:rFonts w:ascii="Arial" w:hAnsi="Arial" w:cs="Arial"/>
        </w:rPr>
        <w:br w:type="page"/>
      </w:r>
    </w:p>
    <w:p w14:paraId="02EF906E" w14:textId="06CB64F7" w:rsidR="00CC1A19" w:rsidRPr="00631BDE" w:rsidRDefault="4BF8DA13" w:rsidP="00631BDE">
      <w:pPr>
        <w:pStyle w:val="TOCHeading"/>
        <w:tabs>
          <w:tab w:val="clear" w:pos="882"/>
        </w:tabs>
        <w:spacing w:before="0"/>
        <w:rPr>
          <w:rFonts w:ascii="Arial" w:hAnsi="Arial" w:cs="Arial"/>
        </w:rPr>
      </w:pPr>
      <w:bookmarkStart w:id="5" w:name="_Toc356386013"/>
      <w:bookmarkStart w:id="6" w:name="_Toc178027381"/>
      <w:bookmarkStart w:id="7" w:name="_Toc184333840"/>
      <w:r w:rsidRPr="00631BDE">
        <w:rPr>
          <w:rFonts w:ascii="Arial" w:hAnsi="Arial" w:cs="Arial"/>
        </w:rPr>
        <w:lastRenderedPageBreak/>
        <w:t>List of Figures</w:t>
      </w:r>
      <w:bookmarkEnd w:id="5"/>
      <w:bookmarkEnd w:id="6"/>
      <w:bookmarkEnd w:id="7"/>
    </w:p>
    <w:bookmarkStart w:id="8" w:name="_Toc178027382"/>
    <w:bookmarkEnd w:id="0"/>
    <w:p w14:paraId="2C7B14EC" w14:textId="17ED2094" w:rsidR="00761782" w:rsidRDefault="3E161C36">
      <w:pPr>
        <w:pStyle w:val="TableofFigures"/>
        <w:rPr>
          <w:rFonts w:asciiTheme="minorHAnsi" w:eastAsiaTheme="minorEastAsia" w:hAnsiTheme="minorHAnsi" w:cstheme="minorBidi"/>
          <w:b w:val="0"/>
          <w:kern w:val="2"/>
          <w:sz w:val="24"/>
          <w14:ligatures w14:val="standardContextual"/>
        </w:rPr>
      </w:pPr>
      <w:r w:rsidRPr="00631BDE">
        <w:rPr>
          <w:rFonts w:ascii="Arial" w:hAnsi="Arial" w:cs="Arial"/>
          <w:sz w:val="24"/>
        </w:rPr>
        <w:fldChar w:fldCharType="begin"/>
      </w:r>
      <w:r w:rsidR="00CC1A19" w:rsidRPr="00631BDE">
        <w:rPr>
          <w:rFonts w:ascii="Arial" w:hAnsi="Arial" w:cs="Arial"/>
          <w:sz w:val="24"/>
        </w:rPr>
        <w:instrText xml:space="preserve"> TOC \h \z \c "Figure" </w:instrText>
      </w:r>
      <w:r w:rsidRPr="00631BDE">
        <w:rPr>
          <w:rFonts w:ascii="Arial" w:hAnsi="Arial" w:cs="Arial"/>
          <w:sz w:val="24"/>
        </w:rPr>
        <w:fldChar w:fldCharType="separate"/>
      </w:r>
      <w:hyperlink w:anchor="_Toc184335656" w:history="1">
        <w:r w:rsidR="00761782" w:rsidRPr="0069275D">
          <w:rPr>
            <w:rStyle w:val="Hyperlink"/>
            <w:rFonts w:ascii="Arial" w:hAnsi="Arial" w:cs="Arial"/>
            <w:i/>
            <w:iCs/>
          </w:rPr>
          <w:t>Figure 1: Power to Digital Schematic</w:t>
        </w:r>
        <w:r w:rsidR="00761782">
          <w:rPr>
            <w:webHidden/>
          </w:rPr>
          <w:tab/>
        </w:r>
        <w:r w:rsidR="00761782">
          <w:rPr>
            <w:webHidden/>
          </w:rPr>
          <w:fldChar w:fldCharType="begin"/>
        </w:r>
        <w:r w:rsidR="00761782">
          <w:rPr>
            <w:webHidden/>
          </w:rPr>
          <w:instrText xml:space="preserve"> PAGEREF _Toc184335656 \h </w:instrText>
        </w:r>
        <w:r w:rsidR="00761782">
          <w:rPr>
            <w:webHidden/>
          </w:rPr>
        </w:r>
        <w:r w:rsidR="00761782">
          <w:rPr>
            <w:webHidden/>
          </w:rPr>
          <w:fldChar w:fldCharType="separate"/>
        </w:r>
        <w:r w:rsidR="00761782">
          <w:rPr>
            <w:webHidden/>
          </w:rPr>
          <w:t>3</w:t>
        </w:r>
        <w:r w:rsidR="00761782">
          <w:rPr>
            <w:webHidden/>
          </w:rPr>
          <w:fldChar w:fldCharType="end"/>
        </w:r>
      </w:hyperlink>
    </w:p>
    <w:p w14:paraId="08DE6420" w14:textId="2C87183E" w:rsidR="00761782" w:rsidRDefault="00761782">
      <w:pPr>
        <w:pStyle w:val="TableofFigures"/>
        <w:rPr>
          <w:rFonts w:asciiTheme="minorHAnsi" w:eastAsiaTheme="minorEastAsia" w:hAnsiTheme="minorHAnsi" w:cstheme="minorBidi"/>
          <w:b w:val="0"/>
          <w:kern w:val="2"/>
          <w:sz w:val="24"/>
          <w14:ligatures w14:val="standardContextual"/>
        </w:rPr>
      </w:pPr>
      <w:hyperlink w:anchor="_Toc184335657" w:history="1">
        <w:r w:rsidRPr="0069275D">
          <w:rPr>
            <w:rStyle w:val="Hyperlink"/>
            <w:i/>
            <w:iCs/>
          </w:rPr>
          <w:t>Figure 2: Digital to Power Schematic</w:t>
        </w:r>
        <w:r>
          <w:rPr>
            <w:webHidden/>
          </w:rPr>
          <w:tab/>
        </w:r>
        <w:r>
          <w:rPr>
            <w:webHidden/>
          </w:rPr>
          <w:fldChar w:fldCharType="begin"/>
        </w:r>
        <w:r>
          <w:rPr>
            <w:webHidden/>
          </w:rPr>
          <w:instrText xml:space="preserve"> PAGEREF _Toc184335657 \h </w:instrText>
        </w:r>
        <w:r>
          <w:rPr>
            <w:webHidden/>
          </w:rPr>
        </w:r>
        <w:r>
          <w:rPr>
            <w:webHidden/>
          </w:rPr>
          <w:fldChar w:fldCharType="separate"/>
        </w:r>
        <w:r>
          <w:rPr>
            <w:webHidden/>
          </w:rPr>
          <w:t>3</w:t>
        </w:r>
        <w:r>
          <w:rPr>
            <w:webHidden/>
          </w:rPr>
          <w:fldChar w:fldCharType="end"/>
        </w:r>
      </w:hyperlink>
    </w:p>
    <w:p w14:paraId="56B3D08D" w14:textId="719B47B7" w:rsidR="00761782" w:rsidRDefault="00761782">
      <w:pPr>
        <w:pStyle w:val="TableofFigures"/>
        <w:rPr>
          <w:rFonts w:asciiTheme="minorHAnsi" w:eastAsiaTheme="minorEastAsia" w:hAnsiTheme="minorHAnsi" w:cstheme="minorBidi"/>
          <w:b w:val="0"/>
          <w:kern w:val="2"/>
          <w:sz w:val="24"/>
          <w14:ligatures w14:val="standardContextual"/>
        </w:rPr>
      </w:pPr>
      <w:hyperlink w:anchor="_Toc184335658" w:history="1">
        <w:r w:rsidRPr="0069275D">
          <w:rPr>
            <w:rStyle w:val="Hyperlink"/>
            <w:rFonts w:ascii="Arial" w:hAnsi="Arial" w:cs="Arial"/>
            <w:i/>
            <w:iCs/>
          </w:rPr>
          <w:t>Figure 3: Block diagram of the microcontroller subsystem</w:t>
        </w:r>
        <w:r>
          <w:rPr>
            <w:webHidden/>
          </w:rPr>
          <w:tab/>
        </w:r>
        <w:r>
          <w:rPr>
            <w:webHidden/>
          </w:rPr>
          <w:fldChar w:fldCharType="begin"/>
        </w:r>
        <w:r>
          <w:rPr>
            <w:webHidden/>
          </w:rPr>
          <w:instrText xml:space="preserve"> PAGEREF _Toc184335658 \h </w:instrText>
        </w:r>
        <w:r>
          <w:rPr>
            <w:webHidden/>
          </w:rPr>
        </w:r>
        <w:r>
          <w:rPr>
            <w:webHidden/>
          </w:rPr>
          <w:fldChar w:fldCharType="separate"/>
        </w:r>
        <w:r>
          <w:rPr>
            <w:webHidden/>
          </w:rPr>
          <w:t>6</w:t>
        </w:r>
        <w:r>
          <w:rPr>
            <w:webHidden/>
          </w:rPr>
          <w:fldChar w:fldCharType="end"/>
        </w:r>
      </w:hyperlink>
    </w:p>
    <w:p w14:paraId="4B54A284" w14:textId="1CEE4350" w:rsidR="00761782" w:rsidRDefault="00761782">
      <w:pPr>
        <w:pStyle w:val="TableofFigures"/>
        <w:rPr>
          <w:rFonts w:asciiTheme="minorHAnsi" w:eastAsiaTheme="minorEastAsia" w:hAnsiTheme="minorHAnsi" w:cstheme="minorBidi"/>
          <w:b w:val="0"/>
          <w:kern w:val="2"/>
          <w:sz w:val="24"/>
          <w14:ligatures w14:val="standardContextual"/>
        </w:rPr>
      </w:pPr>
      <w:hyperlink w:anchor="_Toc184335659" w:history="1">
        <w:r w:rsidRPr="0069275D">
          <w:rPr>
            <w:rStyle w:val="Hyperlink"/>
            <w:rFonts w:ascii="Arial" w:hAnsi="Arial" w:cs="Arial"/>
            <w:i/>
            <w:iCs/>
          </w:rPr>
          <w:t>Figure 4: Rectifier Schematic</w:t>
        </w:r>
        <w:r>
          <w:rPr>
            <w:webHidden/>
          </w:rPr>
          <w:tab/>
        </w:r>
        <w:r>
          <w:rPr>
            <w:webHidden/>
          </w:rPr>
          <w:fldChar w:fldCharType="begin"/>
        </w:r>
        <w:r>
          <w:rPr>
            <w:webHidden/>
          </w:rPr>
          <w:instrText xml:space="preserve"> PAGEREF _Toc184335659 \h </w:instrText>
        </w:r>
        <w:r>
          <w:rPr>
            <w:webHidden/>
          </w:rPr>
        </w:r>
        <w:r>
          <w:rPr>
            <w:webHidden/>
          </w:rPr>
          <w:fldChar w:fldCharType="separate"/>
        </w:r>
        <w:r>
          <w:rPr>
            <w:webHidden/>
          </w:rPr>
          <w:t>8</w:t>
        </w:r>
        <w:r>
          <w:rPr>
            <w:webHidden/>
          </w:rPr>
          <w:fldChar w:fldCharType="end"/>
        </w:r>
      </w:hyperlink>
    </w:p>
    <w:p w14:paraId="08EB6E02" w14:textId="27321C93" w:rsidR="00761782" w:rsidRDefault="00761782">
      <w:pPr>
        <w:pStyle w:val="TableofFigures"/>
        <w:rPr>
          <w:rFonts w:asciiTheme="minorHAnsi" w:eastAsiaTheme="minorEastAsia" w:hAnsiTheme="minorHAnsi" w:cstheme="minorBidi"/>
          <w:b w:val="0"/>
          <w:kern w:val="2"/>
          <w:sz w:val="24"/>
          <w14:ligatures w14:val="standardContextual"/>
        </w:rPr>
      </w:pPr>
      <w:hyperlink w:anchor="_Toc184335660" w:history="1">
        <w:r w:rsidRPr="0069275D">
          <w:rPr>
            <w:rStyle w:val="Hyperlink"/>
            <w:rFonts w:ascii="Arial" w:hAnsi="Arial" w:cs="Arial"/>
            <w:i/>
            <w:iCs/>
          </w:rPr>
          <w:t>Figure 5: DC Link Schematic</w:t>
        </w:r>
        <w:r>
          <w:rPr>
            <w:webHidden/>
          </w:rPr>
          <w:tab/>
        </w:r>
        <w:r>
          <w:rPr>
            <w:webHidden/>
          </w:rPr>
          <w:fldChar w:fldCharType="begin"/>
        </w:r>
        <w:r>
          <w:rPr>
            <w:webHidden/>
          </w:rPr>
          <w:instrText xml:space="preserve"> PAGEREF _Toc184335660 \h </w:instrText>
        </w:r>
        <w:r>
          <w:rPr>
            <w:webHidden/>
          </w:rPr>
        </w:r>
        <w:r>
          <w:rPr>
            <w:webHidden/>
          </w:rPr>
          <w:fldChar w:fldCharType="separate"/>
        </w:r>
        <w:r>
          <w:rPr>
            <w:webHidden/>
          </w:rPr>
          <w:t>9</w:t>
        </w:r>
        <w:r>
          <w:rPr>
            <w:webHidden/>
          </w:rPr>
          <w:fldChar w:fldCharType="end"/>
        </w:r>
      </w:hyperlink>
    </w:p>
    <w:p w14:paraId="4AE80437" w14:textId="37584EAA" w:rsidR="00761782" w:rsidRDefault="00761782">
      <w:pPr>
        <w:pStyle w:val="TableofFigures"/>
        <w:rPr>
          <w:rFonts w:asciiTheme="minorHAnsi" w:eastAsiaTheme="minorEastAsia" w:hAnsiTheme="minorHAnsi" w:cstheme="minorBidi"/>
          <w:b w:val="0"/>
          <w:kern w:val="2"/>
          <w:sz w:val="24"/>
          <w14:ligatures w14:val="standardContextual"/>
        </w:rPr>
      </w:pPr>
      <w:hyperlink w:anchor="_Toc184335661" w:history="1">
        <w:r w:rsidRPr="0069275D">
          <w:rPr>
            <w:rStyle w:val="Hyperlink"/>
            <w:rFonts w:ascii="Arial" w:hAnsi="Arial" w:cs="Arial"/>
            <w:i/>
            <w:iCs/>
          </w:rPr>
          <w:t>Figure 6: Rectifier and DC Link Circuit</w:t>
        </w:r>
        <w:r>
          <w:rPr>
            <w:webHidden/>
          </w:rPr>
          <w:tab/>
        </w:r>
        <w:r>
          <w:rPr>
            <w:webHidden/>
          </w:rPr>
          <w:fldChar w:fldCharType="begin"/>
        </w:r>
        <w:r>
          <w:rPr>
            <w:webHidden/>
          </w:rPr>
          <w:instrText xml:space="preserve"> PAGEREF _Toc184335661 \h </w:instrText>
        </w:r>
        <w:r>
          <w:rPr>
            <w:webHidden/>
          </w:rPr>
        </w:r>
        <w:r>
          <w:rPr>
            <w:webHidden/>
          </w:rPr>
          <w:fldChar w:fldCharType="separate"/>
        </w:r>
        <w:r>
          <w:rPr>
            <w:webHidden/>
          </w:rPr>
          <w:t>10</w:t>
        </w:r>
        <w:r>
          <w:rPr>
            <w:webHidden/>
          </w:rPr>
          <w:fldChar w:fldCharType="end"/>
        </w:r>
      </w:hyperlink>
    </w:p>
    <w:p w14:paraId="41F68261" w14:textId="3E727C7F" w:rsidR="00761782" w:rsidRDefault="00761782">
      <w:pPr>
        <w:pStyle w:val="TableofFigures"/>
        <w:rPr>
          <w:rFonts w:asciiTheme="minorHAnsi" w:eastAsiaTheme="minorEastAsia" w:hAnsiTheme="minorHAnsi" w:cstheme="minorBidi"/>
          <w:b w:val="0"/>
          <w:kern w:val="2"/>
          <w:sz w:val="24"/>
          <w14:ligatures w14:val="standardContextual"/>
        </w:rPr>
      </w:pPr>
      <w:hyperlink w:anchor="_Toc184335662" w:history="1">
        <w:r w:rsidRPr="0069275D">
          <w:rPr>
            <w:rStyle w:val="Hyperlink"/>
            <w:rFonts w:ascii="Arial" w:hAnsi="Arial" w:cs="Arial"/>
            <w:i/>
            <w:iCs/>
          </w:rPr>
          <w:t>Figure 7: Input Phase A and Phase B</w:t>
        </w:r>
        <w:r>
          <w:rPr>
            <w:webHidden/>
          </w:rPr>
          <w:tab/>
        </w:r>
        <w:r>
          <w:rPr>
            <w:webHidden/>
          </w:rPr>
          <w:fldChar w:fldCharType="begin"/>
        </w:r>
        <w:r>
          <w:rPr>
            <w:webHidden/>
          </w:rPr>
          <w:instrText xml:space="preserve"> PAGEREF _Toc184335662 \h </w:instrText>
        </w:r>
        <w:r>
          <w:rPr>
            <w:webHidden/>
          </w:rPr>
        </w:r>
        <w:r>
          <w:rPr>
            <w:webHidden/>
          </w:rPr>
          <w:fldChar w:fldCharType="separate"/>
        </w:r>
        <w:r>
          <w:rPr>
            <w:webHidden/>
          </w:rPr>
          <w:t>10</w:t>
        </w:r>
        <w:r>
          <w:rPr>
            <w:webHidden/>
          </w:rPr>
          <w:fldChar w:fldCharType="end"/>
        </w:r>
      </w:hyperlink>
    </w:p>
    <w:p w14:paraId="28F49942" w14:textId="2B95EC83" w:rsidR="00761782" w:rsidRDefault="00761782">
      <w:pPr>
        <w:pStyle w:val="TableofFigures"/>
        <w:rPr>
          <w:rFonts w:asciiTheme="minorHAnsi" w:eastAsiaTheme="minorEastAsia" w:hAnsiTheme="minorHAnsi" w:cstheme="minorBidi"/>
          <w:b w:val="0"/>
          <w:kern w:val="2"/>
          <w:sz w:val="24"/>
          <w14:ligatures w14:val="standardContextual"/>
        </w:rPr>
      </w:pPr>
      <w:hyperlink w:anchor="_Toc184335663" w:history="1">
        <w:r w:rsidRPr="0069275D">
          <w:rPr>
            <w:rStyle w:val="Hyperlink"/>
            <w:rFonts w:ascii="Arial" w:hAnsi="Arial" w:cs="Arial"/>
            <w:i/>
            <w:iCs/>
          </w:rPr>
          <w:t>Figure 8: Input Phase C</w:t>
        </w:r>
        <w:r>
          <w:rPr>
            <w:webHidden/>
          </w:rPr>
          <w:tab/>
        </w:r>
        <w:r>
          <w:rPr>
            <w:webHidden/>
          </w:rPr>
          <w:fldChar w:fldCharType="begin"/>
        </w:r>
        <w:r>
          <w:rPr>
            <w:webHidden/>
          </w:rPr>
          <w:instrText xml:space="preserve"> PAGEREF _Toc184335663 \h </w:instrText>
        </w:r>
        <w:r>
          <w:rPr>
            <w:webHidden/>
          </w:rPr>
        </w:r>
        <w:r>
          <w:rPr>
            <w:webHidden/>
          </w:rPr>
          <w:fldChar w:fldCharType="separate"/>
        </w:r>
        <w:r>
          <w:rPr>
            <w:webHidden/>
          </w:rPr>
          <w:t>11</w:t>
        </w:r>
        <w:r>
          <w:rPr>
            <w:webHidden/>
          </w:rPr>
          <w:fldChar w:fldCharType="end"/>
        </w:r>
      </w:hyperlink>
    </w:p>
    <w:p w14:paraId="4AA84088" w14:textId="4BA428E7" w:rsidR="00761782" w:rsidRDefault="00761782">
      <w:pPr>
        <w:pStyle w:val="TableofFigures"/>
        <w:rPr>
          <w:rFonts w:asciiTheme="minorHAnsi" w:eastAsiaTheme="minorEastAsia" w:hAnsiTheme="minorHAnsi" w:cstheme="minorBidi"/>
          <w:b w:val="0"/>
          <w:kern w:val="2"/>
          <w:sz w:val="24"/>
          <w14:ligatures w14:val="standardContextual"/>
        </w:rPr>
      </w:pPr>
      <w:hyperlink w:anchor="_Toc184335664" w:history="1">
        <w:r w:rsidRPr="0069275D">
          <w:rPr>
            <w:rStyle w:val="Hyperlink"/>
            <w:rFonts w:ascii="Arial" w:hAnsi="Arial" w:cs="Arial"/>
            <w:i/>
            <w:iCs/>
          </w:rPr>
          <w:t>Figure 9: Input Phase A, Phase B, Phase C; Output DC</w:t>
        </w:r>
        <w:r>
          <w:rPr>
            <w:webHidden/>
          </w:rPr>
          <w:tab/>
        </w:r>
        <w:r>
          <w:rPr>
            <w:webHidden/>
          </w:rPr>
          <w:fldChar w:fldCharType="begin"/>
        </w:r>
        <w:r>
          <w:rPr>
            <w:webHidden/>
          </w:rPr>
          <w:instrText xml:space="preserve"> PAGEREF _Toc184335664 \h </w:instrText>
        </w:r>
        <w:r>
          <w:rPr>
            <w:webHidden/>
          </w:rPr>
        </w:r>
        <w:r>
          <w:rPr>
            <w:webHidden/>
          </w:rPr>
          <w:fldChar w:fldCharType="separate"/>
        </w:r>
        <w:r>
          <w:rPr>
            <w:webHidden/>
          </w:rPr>
          <w:t>12</w:t>
        </w:r>
        <w:r>
          <w:rPr>
            <w:webHidden/>
          </w:rPr>
          <w:fldChar w:fldCharType="end"/>
        </w:r>
      </w:hyperlink>
    </w:p>
    <w:p w14:paraId="33C08D27" w14:textId="2E9A34A6" w:rsidR="00761782" w:rsidRDefault="00761782">
      <w:pPr>
        <w:pStyle w:val="TableofFigures"/>
        <w:rPr>
          <w:rFonts w:asciiTheme="minorHAnsi" w:eastAsiaTheme="minorEastAsia" w:hAnsiTheme="minorHAnsi" w:cstheme="minorBidi"/>
          <w:b w:val="0"/>
          <w:kern w:val="2"/>
          <w:sz w:val="24"/>
          <w14:ligatures w14:val="standardContextual"/>
        </w:rPr>
      </w:pPr>
      <w:hyperlink w:anchor="_Toc184335665" w:history="1">
        <w:r w:rsidRPr="0069275D">
          <w:rPr>
            <w:rStyle w:val="Hyperlink"/>
            <w:i/>
            <w:iCs/>
          </w:rPr>
          <w:t>Figure 10: Power Control Circuit</w:t>
        </w:r>
        <w:r>
          <w:rPr>
            <w:webHidden/>
          </w:rPr>
          <w:tab/>
        </w:r>
        <w:r>
          <w:rPr>
            <w:webHidden/>
          </w:rPr>
          <w:fldChar w:fldCharType="begin"/>
        </w:r>
        <w:r>
          <w:rPr>
            <w:webHidden/>
          </w:rPr>
          <w:instrText xml:space="preserve"> PAGEREF _Toc184335665 \h </w:instrText>
        </w:r>
        <w:r>
          <w:rPr>
            <w:webHidden/>
          </w:rPr>
        </w:r>
        <w:r>
          <w:rPr>
            <w:webHidden/>
          </w:rPr>
          <w:fldChar w:fldCharType="separate"/>
        </w:r>
        <w:r>
          <w:rPr>
            <w:webHidden/>
          </w:rPr>
          <w:t>13</w:t>
        </w:r>
        <w:r>
          <w:rPr>
            <w:webHidden/>
          </w:rPr>
          <w:fldChar w:fldCharType="end"/>
        </w:r>
      </w:hyperlink>
    </w:p>
    <w:p w14:paraId="7CF3F2A5" w14:textId="5B05ED23" w:rsidR="00761782" w:rsidRDefault="00761782">
      <w:pPr>
        <w:pStyle w:val="TableofFigures"/>
        <w:rPr>
          <w:rFonts w:asciiTheme="minorHAnsi" w:eastAsiaTheme="minorEastAsia" w:hAnsiTheme="minorHAnsi" w:cstheme="minorBidi"/>
          <w:b w:val="0"/>
          <w:kern w:val="2"/>
          <w:sz w:val="24"/>
          <w14:ligatures w14:val="standardContextual"/>
        </w:rPr>
      </w:pPr>
      <w:hyperlink w:anchor="_Toc184335666" w:history="1">
        <w:r w:rsidRPr="0069275D">
          <w:rPr>
            <w:rStyle w:val="Hyperlink"/>
            <w:i/>
            <w:iCs/>
          </w:rPr>
          <w:t>Figure 11: Power Control Output</w:t>
        </w:r>
        <w:r>
          <w:rPr>
            <w:webHidden/>
          </w:rPr>
          <w:tab/>
        </w:r>
        <w:r>
          <w:rPr>
            <w:webHidden/>
          </w:rPr>
          <w:fldChar w:fldCharType="begin"/>
        </w:r>
        <w:r>
          <w:rPr>
            <w:webHidden/>
          </w:rPr>
          <w:instrText xml:space="preserve"> PAGEREF _Toc184335666 \h </w:instrText>
        </w:r>
        <w:r>
          <w:rPr>
            <w:webHidden/>
          </w:rPr>
        </w:r>
        <w:r>
          <w:rPr>
            <w:webHidden/>
          </w:rPr>
          <w:fldChar w:fldCharType="separate"/>
        </w:r>
        <w:r>
          <w:rPr>
            <w:webHidden/>
          </w:rPr>
          <w:t>13</w:t>
        </w:r>
        <w:r>
          <w:rPr>
            <w:webHidden/>
          </w:rPr>
          <w:fldChar w:fldCharType="end"/>
        </w:r>
      </w:hyperlink>
    </w:p>
    <w:p w14:paraId="35B0B035" w14:textId="2E6B924C" w:rsidR="00761782" w:rsidRDefault="00761782">
      <w:pPr>
        <w:pStyle w:val="TableofFigures"/>
        <w:rPr>
          <w:rFonts w:asciiTheme="minorHAnsi" w:eastAsiaTheme="minorEastAsia" w:hAnsiTheme="minorHAnsi" w:cstheme="minorBidi"/>
          <w:b w:val="0"/>
          <w:kern w:val="2"/>
          <w:sz w:val="24"/>
          <w14:ligatures w14:val="standardContextual"/>
        </w:rPr>
      </w:pPr>
      <w:hyperlink w:anchor="_Toc184335667" w:history="1">
        <w:r w:rsidRPr="0069275D">
          <w:rPr>
            <w:rStyle w:val="Hyperlink"/>
            <w:i/>
            <w:iCs/>
          </w:rPr>
          <w:t>Figure 12: Single Phase PWM Signals</w:t>
        </w:r>
        <w:r>
          <w:rPr>
            <w:webHidden/>
          </w:rPr>
          <w:tab/>
        </w:r>
        <w:r>
          <w:rPr>
            <w:webHidden/>
          </w:rPr>
          <w:fldChar w:fldCharType="begin"/>
        </w:r>
        <w:r>
          <w:rPr>
            <w:webHidden/>
          </w:rPr>
          <w:instrText xml:space="preserve"> PAGEREF _Toc184335667 \h </w:instrText>
        </w:r>
        <w:r>
          <w:rPr>
            <w:webHidden/>
          </w:rPr>
        </w:r>
        <w:r>
          <w:rPr>
            <w:webHidden/>
          </w:rPr>
          <w:fldChar w:fldCharType="separate"/>
        </w:r>
        <w:r>
          <w:rPr>
            <w:webHidden/>
          </w:rPr>
          <w:t>14</w:t>
        </w:r>
        <w:r>
          <w:rPr>
            <w:webHidden/>
          </w:rPr>
          <w:fldChar w:fldCharType="end"/>
        </w:r>
      </w:hyperlink>
    </w:p>
    <w:p w14:paraId="5664BC4A" w14:textId="771642DF" w:rsidR="00761782" w:rsidRDefault="00761782">
      <w:pPr>
        <w:pStyle w:val="TableofFigures"/>
        <w:rPr>
          <w:rFonts w:asciiTheme="minorHAnsi" w:eastAsiaTheme="minorEastAsia" w:hAnsiTheme="minorHAnsi" w:cstheme="minorBidi"/>
          <w:b w:val="0"/>
          <w:kern w:val="2"/>
          <w:sz w:val="24"/>
          <w14:ligatures w14:val="standardContextual"/>
        </w:rPr>
      </w:pPr>
      <w:hyperlink w:anchor="_Toc184335668" w:history="1">
        <w:r w:rsidRPr="0069275D">
          <w:rPr>
            <w:rStyle w:val="Hyperlink"/>
            <w:i/>
            <w:iCs/>
          </w:rPr>
          <w:t>Figure 13: Input Voltage Power Control</w:t>
        </w:r>
        <w:r>
          <w:rPr>
            <w:webHidden/>
          </w:rPr>
          <w:tab/>
        </w:r>
        <w:r>
          <w:rPr>
            <w:webHidden/>
          </w:rPr>
          <w:fldChar w:fldCharType="begin"/>
        </w:r>
        <w:r>
          <w:rPr>
            <w:webHidden/>
          </w:rPr>
          <w:instrText xml:space="preserve"> PAGEREF _Toc184335668 \h </w:instrText>
        </w:r>
        <w:r>
          <w:rPr>
            <w:webHidden/>
          </w:rPr>
        </w:r>
        <w:r>
          <w:rPr>
            <w:webHidden/>
          </w:rPr>
          <w:fldChar w:fldCharType="separate"/>
        </w:r>
        <w:r>
          <w:rPr>
            <w:webHidden/>
          </w:rPr>
          <w:t>15</w:t>
        </w:r>
        <w:r>
          <w:rPr>
            <w:webHidden/>
          </w:rPr>
          <w:fldChar w:fldCharType="end"/>
        </w:r>
      </w:hyperlink>
    </w:p>
    <w:p w14:paraId="71985752" w14:textId="754E8637" w:rsidR="00761782" w:rsidRDefault="00761782">
      <w:pPr>
        <w:pStyle w:val="TableofFigures"/>
        <w:rPr>
          <w:rFonts w:asciiTheme="minorHAnsi" w:eastAsiaTheme="minorEastAsia" w:hAnsiTheme="minorHAnsi" w:cstheme="minorBidi"/>
          <w:b w:val="0"/>
          <w:kern w:val="2"/>
          <w:sz w:val="24"/>
          <w14:ligatures w14:val="standardContextual"/>
        </w:rPr>
      </w:pPr>
      <w:hyperlink w:anchor="_Toc184335669" w:history="1">
        <w:r w:rsidRPr="0069275D">
          <w:rPr>
            <w:rStyle w:val="Hyperlink"/>
            <w:rFonts w:ascii="Arial" w:hAnsi="Arial" w:cs="Arial"/>
            <w:i/>
            <w:iCs/>
          </w:rPr>
          <w:t>Figure 14: 3.3V/ISO_5V Converter and 15V/ISO_5V Converter Schematics</w:t>
        </w:r>
        <w:r>
          <w:rPr>
            <w:webHidden/>
          </w:rPr>
          <w:tab/>
        </w:r>
        <w:r>
          <w:rPr>
            <w:webHidden/>
          </w:rPr>
          <w:fldChar w:fldCharType="begin"/>
        </w:r>
        <w:r>
          <w:rPr>
            <w:webHidden/>
          </w:rPr>
          <w:instrText xml:space="preserve"> PAGEREF _Toc184335669 \h </w:instrText>
        </w:r>
        <w:r>
          <w:rPr>
            <w:webHidden/>
          </w:rPr>
        </w:r>
        <w:r>
          <w:rPr>
            <w:webHidden/>
          </w:rPr>
          <w:fldChar w:fldCharType="separate"/>
        </w:r>
        <w:r>
          <w:rPr>
            <w:webHidden/>
          </w:rPr>
          <w:t>16</w:t>
        </w:r>
        <w:r>
          <w:rPr>
            <w:webHidden/>
          </w:rPr>
          <w:fldChar w:fldCharType="end"/>
        </w:r>
      </w:hyperlink>
    </w:p>
    <w:p w14:paraId="7C5AC8F7" w14:textId="3BC27BBC" w:rsidR="00761782" w:rsidRDefault="00761782">
      <w:pPr>
        <w:pStyle w:val="TableofFigures"/>
        <w:rPr>
          <w:rFonts w:asciiTheme="minorHAnsi" w:eastAsiaTheme="minorEastAsia" w:hAnsiTheme="minorHAnsi" w:cstheme="minorBidi"/>
          <w:b w:val="0"/>
          <w:kern w:val="2"/>
          <w:sz w:val="24"/>
          <w14:ligatures w14:val="standardContextual"/>
        </w:rPr>
      </w:pPr>
      <w:hyperlink w:anchor="_Toc184335670" w:history="1">
        <w:r w:rsidRPr="0069275D">
          <w:rPr>
            <w:rStyle w:val="Hyperlink"/>
            <w:rFonts w:ascii="Arial" w:hAnsi="Arial" w:cs="Arial"/>
            <w:i/>
            <w:iCs/>
          </w:rPr>
          <w:t>Figure 15: 3.3V/ISO_5V Converter Circuit</w:t>
        </w:r>
        <w:r>
          <w:rPr>
            <w:webHidden/>
          </w:rPr>
          <w:tab/>
        </w:r>
        <w:r>
          <w:rPr>
            <w:webHidden/>
          </w:rPr>
          <w:fldChar w:fldCharType="begin"/>
        </w:r>
        <w:r>
          <w:rPr>
            <w:webHidden/>
          </w:rPr>
          <w:instrText xml:space="preserve"> PAGEREF _Toc184335670 \h </w:instrText>
        </w:r>
        <w:r>
          <w:rPr>
            <w:webHidden/>
          </w:rPr>
        </w:r>
        <w:r>
          <w:rPr>
            <w:webHidden/>
          </w:rPr>
          <w:fldChar w:fldCharType="separate"/>
        </w:r>
        <w:r>
          <w:rPr>
            <w:webHidden/>
          </w:rPr>
          <w:t>16</w:t>
        </w:r>
        <w:r>
          <w:rPr>
            <w:webHidden/>
          </w:rPr>
          <w:fldChar w:fldCharType="end"/>
        </w:r>
      </w:hyperlink>
    </w:p>
    <w:p w14:paraId="41DCA663" w14:textId="1BAEE6CD" w:rsidR="00761782" w:rsidRDefault="00761782">
      <w:pPr>
        <w:pStyle w:val="TableofFigures"/>
        <w:rPr>
          <w:rFonts w:asciiTheme="minorHAnsi" w:eastAsiaTheme="minorEastAsia" w:hAnsiTheme="minorHAnsi" w:cstheme="minorBidi"/>
          <w:b w:val="0"/>
          <w:kern w:val="2"/>
          <w:sz w:val="24"/>
          <w14:ligatures w14:val="standardContextual"/>
        </w:rPr>
      </w:pPr>
      <w:hyperlink w:anchor="_Toc184335671" w:history="1">
        <w:r w:rsidRPr="0069275D">
          <w:rPr>
            <w:rStyle w:val="Hyperlink"/>
            <w:i/>
            <w:iCs/>
          </w:rPr>
          <w:t>Figure 16: Input 3.3 V</w:t>
        </w:r>
        <w:r>
          <w:rPr>
            <w:webHidden/>
          </w:rPr>
          <w:tab/>
        </w:r>
        <w:r>
          <w:rPr>
            <w:webHidden/>
          </w:rPr>
          <w:fldChar w:fldCharType="begin"/>
        </w:r>
        <w:r>
          <w:rPr>
            <w:webHidden/>
          </w:rPr>
          <w:instrText xml:space="preserve"> PAGEREF _Toc184335671 \h </w:instrText>
        </w:r>
        <w:r>
          <w:rPr>
            <w:webHidden/>
          </w:rPr>
        </w:r>
        <w:r>
          <w:rPr>
            <w:webHidden/>
          </w:rPr>
          <w:fldChar w:fldCharType="separate"/>
        </w:r>
        <w:r>
          <w:rPr>
            <w:webHidden/>
          </w:rPr>
          <w:t>17</w:t>
        </w:r>
        <w:r>
          <w:rPr>
            <w:webHidden/>
          </w:rPr>
          <w:fldChar w:fldCharType="end"/>
        </w:r>
      </w:hyperlink>
    </w:p>
    <w:p w14:paraId="48E80B24" w14:textId="0418C2CF" w:rsidR="00761782" w:rsidRDefault="00761782">
      <w:pPr>
        <w:pStyle w:val="TableofFigures"/>
        <w:rPr>
          <w:rFonts w:asciiTheme="minorHAnsi" w:eastAsiaTheme="minorEastAsia" w:hAnsiTheme="minorHAnsi" w:cstheme="minorBidi"/>
          <w:b w:val="0"/>
          <w:kern w:val="2"/>
          <w:sz w:val="24"/>
          <w14:ligatures w14:val="standardContextual"/>
        </w:rPr>
      </w:pPr>
      <w:hyperlink w:anchor="_Toc184335672" w:history="1">
        <w:r w:rsidRPr="0069275D">
          <w:rPr>
            <w:rStyle w:val="Hyperlink"/>
            <w:i/>
            <w:iCs/>
          </w:rPr>
          <w:t>Figure 17: Input 3.3 V, Output Iso 5 V</w:t>
        </w:r>
        <w:r>
          <w:rPr>
            <w:webHidden/>
          </w:rPr>
          <w:tab/>
        </w:r>
        <w:r>
          <w:rPr>
            <w:webHidden/>
          </w:rPr>
          <w:fldChar w:fldCharType="begin"/>
        </w:r>
        <w:r>
          <w:rPr>
            <w:webHidden/>
          </w:rPr>
          <w:instrText xml:space="preserve"> PAGEREF _Toc184335672 \h </w:instrText>
        </w:r>
        <w:r>
          <w:rPr>
            <w:webHidden/>
          </w:rPr>
        </w:r>
        <w:r>
          <w:rPr>
            <w:webHidden/>
          </w:rPr>
          <w:fldChar w:fldCharType="separate"/>
        </w:r>
        <w:r>
          <w:rPr>
            <w:webHidden/>
          </w:rPr>
          <w:t>18</w:t>
        </w:r>
        <w:r>
          <w:rPr>
            <w:webHidden/>
          </w:rPr>
          <w:fldChar w:fldCharType="end"/>
        </w:r>
      </w:hyperlink>
    </w:p>
    <w:p w14:paraId="0900427E" w14:textId="7C2D865D" w:rsidR="00761782" w:rsidRDefault="00761782">
      <w:pPr>
        <w:pStyle w:val="TableofFigures"/>
        <w:rPr>
          <w:rFonts w:asciiTheme="minorHAnsi" w:eastAsiaTheme="minorEastAsia" w:hAnsiTheme="minorHAnsi" w:cstheme="minorBidi"/>
          <w:b w:val="0"/>
          <w:kern w:val="2"/>
          <w:sz w:val="24"/>
          <w14:ligatures w14:val="standardContextual"/>
        </w:rPr>
      </w:pPr>
      <w:hyperlink w:anchor="_Toc184335673" w:history="1">
        <w:r w:rsidRPr="0069275D">
          <w:rPr>
            <w:rStyle w:val="Hyperlink"/>
            <w:i/>
            <w:iCs/>
          </w:rPr>
          <w:t>Figure 18: 15V/ISO_15V Converter Circuit</w:t>
        </w:r>
        <w:r>
          <w:rPr>
            <w:webHidden/>
          </w:rPr>
          <w:tab/>
        </w:r>
        <w:r>
          <w:rPr>
            <w:webHidden/>
          </w:rPr>
          <w:fldChar w:fldCharType="begin"/>
        </w:r>
        <w:r>
          <w:rPr>
            <w:webHidden/>
          </w:rPr>
          <w:instrText xml:space="preserve"> PAGEREF _Toc184335673 \h </w:instrText>
        </w:r>
        <w:r>
          <w:rPr>
            <w:webHidden/>
          </w:rPr>
        </w:r>
        <w:r>
          <w:rPr>
            <w:webHidden/>
          </w:rPr>
          <w:fldChar w:fldCharType="separate"/>
        </w:r>
        <w:r>
          <w:rPr>
            <w:webHidden/>
          </w:rPr>
          <w:t>19</w:t>
        </w:r>
        <w:r>
          <w:rPr>
            <w:webHidden/>
          </w:rPr>
          <w:fldChar w:fldCharType="end"/>
        </w:r>
      </w:hyperlink>
    </w:p>
    <w:p w14:paraId="6A038A27" w14:textId="61D78D91" w:rsidR="00761782" w:rsidRDefault="00761782">
      <w:pPr>
        <w:pStyle w:val="TableofFigures"/>
        <w:rPr>
          <w:rFonts w:asciiTheme="minorHAnsi" w:eastAsiaTheme="minorEastAsia" w:hAnsiTheme="minorHAnsi" w:cstheme="minorBidi"/>
          <w:b w:val="0"/>
          <w:kern w:val="2"/>
          <w:sz w:val="24"/>
          <w14:ligatures w14:val="standardContextual"/>
        </w:rPr>
      </w:pPr>
      <w:hyperlink w:anchor="_Toc184335674" w:history="1">
        <w:r w:rsidRPr="0069275D">
          <w:rPr>
            <w:rStyle w:val="Hyperlink"/>
            <w:i/>
            <w:iCs/>
          </w:rPr>
          <w:t>Figure 19: Input 15V</w:t>
        </w:r>
        <w:r>
          <w:rPr>
            <w:webHidden/>
          </w:rPr>
          <w:tab/>
        </w:r>
        <w:r>
          <w:rPr>
            <w:webHidden/>
          </w:rPr>
          <w:fldChar w:fldCharType="begin"/>
        </w:r>
        <w:r>
          <w:rPr>
            <w:webHidden/>
          </w:rPr>
          <w:instrText xml:space="preserve"> PAGEREF _Toc184335674 \h </w:instrText>
        </w:r>
        <w:r>
          <w:rPr>
            <w:webHidden/>
          </w:rPr>
        </w:r>
        <w:r>
          <w:rPr>
            <w:webHidden/>
          </w:rPr>
          <w:fldChar w:fldCharType="separate"/>
        </w:r>
        <w:r>
          <w:rPr>
            <w:webHidden/>
          </w:rPr>
          <w:t>19</w:t>
        </w:r>
        <w:r>
          <w:rPr>
            <w:webHidden/>
          </w:rPr>
          <w:fldChar w:fldCharType="end"/>
        </w:r>
      </w:hyperlink>
    </w:p>
    <w:p w14:paraId="24D7E4B8" w14:textId="459B1D80" w:rsidR="00761782" w:rsidRDefault="00761782">
      <w:pPr>
        <w:pStyle w:val="TableofFigures"/>
        <w:rPr>
          <w:rFonts w:asciiTheme="minorHAnsi" w:eastAsiaTheme="minorEastAsia" w:hAnsiTheme="minorHAnsi" w:cstheme="minorBidi"/>
          <w:b w:val="0"/>
          <w:kern w:val="2"/>
          <w:sz w:val="24"/>
          <w14:ligatures w14:val="standardContextual"/>
        </w:rPr>
      </w:pPr>
      <w:hyperlink w:anchor="_Toc184335675" w:history="1">
        <w:r w:rsidRPr="0069275D">
          <w:rPr>
            <w:rStyle w:val="Hyperlink"/>
            <w:i/>
            <w:iCs/>
          </w:rPr>
          <w:t>Figure 20: Input 15 V, Output Iso 15 V</w:t>
        </w:r>
        <w:r>
          <w:rPr>
            <w:webHidden/>
          </w:rPr>
          <w:tab/>
        </w:r>
        <w:r>
          <w:rPr>
            <w:webHidden/>
          </w:rPr>
          <w:fldChar w:fldCharType="begin"/>
        </w:r>
        <w:r>
          <w:rPr>
            <w:webHidden/>
          </w:rPr>
          <w:instrText xml:space="preserve"> PAGEREF _Toc184335675 \h </w:instrText>
        </w:r>
        <w:r>
          <w:rPr>
            <w:webHidden/>
          </w:rPr>
        </w:r>
        <w:r>
          <w:rPr>
            <w:webHidden/>
          </w:rPr>
          <w:fldChar w:fldCharType="separate"/>
        </w:r>
        <w:r>
          <w:rPr>
            <w:webHidden/>
          </w:rPr>
          <w:t>20</w:t>
        </w:r>
        <w:r>
          <w:rPr>
            <w:webHidden/>
          </w:rPr>
          <w:fldChar w:fldCharType="end"/>
        </w:r>
      </w:hyperlink>
    </w:p>
    <w:p w14:paraId="096E2590" w14:textId="56BD8836" w:rsidR="00761782" w:rsidRDefault="00761782">
      <w:pPr>
        <w:pStyle w:val="TableofFigures"/>
        <w:rPr>
          <w:rFonts w:asciiTheme="minorHAnsi" w:eastAsiaTheme="minorEastAsia" w:hAnsiTheme="minorHAnsi" w:cstheme="minorBidi"/>
          <w:b w:val="0"/>
          <w:kern w:val="2"/>
          <w:sz w:val="24"/>
          <w14:ligatures w14:val="standardContextual"/>
        </w:rPr>
      </w:pPr>
      <w:hyperlink w:anchor="_Toc184335676" w:history="1">
        <w:r w:rsidRPr="0069275D">
          <w:rPr>
            <w:rStyle w:val="Hyperlink"/>
            <w:i/>
            <w:iCs/>
          </w:rPr>
          <w:t>Figure 21: Oscilloscope Output of PWM Signals Produced by Development Board</w:t>
        </w:r>
        <w:r>
          <w:rPr>
            <w:webHidden/>
          </w:rPr>
          <w:tab/>
        </w:r>
        <w:r>
          <w:rPr>
            <w:webHidden/>
          </w:rPr>
          <w:fldChar w:fldCharType="begin"/>
        </w:r>
        <w:r>
          <w:rPr>
            <w:webHidden/>
          </w:rPr>
          <w:instrText xml:space="preserve"> PAGEREF _Toc184335676 \h </w:instrText>
        </w:r>
        <w:r>
          <w:rPr>
            <w:webHidden/>
          </w:rPr>
        </w:r>
        <w:r>
          <w:rPr>
            <w:webHidden/>
          </w:rPr>
          <w:fldChar w:fldCharType="separate"/>
        </w:r>
        <w:r>
          <w:rPr>
            <w:webHidden/>
          </w:rPr>
          <w:t>23</w:t>
        </w:r>
        <w:r>
          <w:rPr>
            <w:webHidden/>
          </w:rPr>
          <w:fldChar w:fldCharType="end"/>
        </w:r>
      </w:hyperlink>
    </w:p>
    <w:p w14:paraId="61A3BA0F" w14:textId="1D8363BA" w:rsidR="00761782" w:rsidRDefault="00761782">
      <w:pPr>
        <w:pStyle w:val="TableofFigures"/>
        <w:rPr>
          <w:rFonts w:asciiTheme="minorHAnsi" w:eastAsiaTheme="minorEastAsia" w:hAnsiTheme="minorHAnsi" w:cstheme="minorBidi"/>
          <w:b w:val="0"/>
          <w:kern w:val="2"/>
          <w:sz w:val="24"/>
          <w14:ligatures w14:val="standardContextual"/>
        </w:rPr>
      </w:pPr>
      <w:hyperlink w:anchor="_Toc184335677" w:history="1">
        <w:r w:rsidRPr="0069275D">
          <w:rPr>
            <w:rStyle w:val="Hyperlink"/>
            <w:rFonts w:ascii="Arial" w:hAnsi="Arial" w:cs="Arial"/>
            <w:i/>
            <w:iCs/>
          </w:rPr>
          <w:t>Figure 22: Debug Print Statements (Potentiometer at 0)</w:t>
        </w:r>
        <w:r>
          <w:rPr>
            <w:webHidden/>
          </w:rPr>
          <w:tab/>
        </w:r>
        <w:r>
          <w:rPr>
            <w:webHidden/>
          </w:rPr>
          <w:fldChar w:fldCharType="begin"/>
        </w:r>
        <w:r>
          <w:rPr>
            <w:webHidden/>
          </w:rPr>
          <w:instrText xml:space="preserve"> PAGEREF _Toc184335677 \h </w:instrText>
        </w:r>
        <w:r>
          <w:rPr>
            <w:webHidden/>
          </w:rPr>
        </w:r>
        <w:r>
          <w:rPr>
            <w:webHidden/>
          </w:rPr>
          <w:fldChar w:fldCharType="separate"/>
        </w:r>
        <w:r>
          <w:rPr>
            <w:webHidden/>
          </w:rPr>
          <w:t>24</w:t>
        </w:r>
        <w:r>
          <w:rPr>
            <w:webHidden/>
          </w:rPr>
          <w:fldChar w:fldCharType="end"/>
        </w:r>
      </w:hyperlink>
    </w:p>
    <w:p w14:paraId="394FDEB1" w14:textId="77777777" w:rsidR="3E161C36" w:rsidRDefault="3E161C36" w:rsidP="00631BDE">
      <w:pPr>
        <w:spacing w:line="276" w:lineRule="auto"/>
        <w:rPr>
          <w:rFonts w:ascii="Arial" w:hAnsi="Arial" w:cs="Arial"/>
          <w:sz w:val="24"/>
          <w:szCs w:val="24"/>
        </w:rPr>
      </w:pPr>
      <w:r w:rsidRPr="00631BDE">
        <w:rPr>
          <w:rFonts w:ascii="Arial" w:hAnsi="Arial" w:cs="Arial"/>
          <w:sz w:val="24"/>
          <w:szCs w:val="24"/>
        </w:rPr>
        <w:fldChar w:fldCharType="end"/>
      </w:r>
    </w:p>
    <w:p w14:paraId="484626F6" w14:textId="6125CCDB" w:rsidR="00891FC5" w:rsidRPr="00631BDE" w:rsidRDefault="00891FC5" w:rsidP="00631BDE">
      <w:pPr>
        <w:spacing w:line="276" w:lineRule="auto"/>
        <w:rPr>
          <w:rFonts w:ascii="Arial" w:hAnsi="Arial" w:cs="Arial"/>
        </w:rPr>
        <w:sectPr w:rsidR="00891FC5" w:rsidRPr="00631BDE" w:rsidSect="00FA617B">
          <w:headerReference w:type="default" r:id="rId16"/>
          <w:footerReference w:type="default" r:id="rId17"/>
          <w:headerReference w:type="first" r:id="rId18"/>
          <w:endnotePr>
            <w:numFmt w:val="decimal"/>
          </w:endnotePr>
          <w:pgSz w:w="12240" w:h="15840" w:code="1"/>
          <w:pgMar w:top="1440" w:right="1440" w:bottom="1440" w:left="1440" w:header="720" w:footer="720" w:gutter="0"/>
          <w:pgNumType w:fmt="upperRoman" w:start="1"/>
          <w:cols w:space="720"/>
          <w:titlePg/>
          <w:docGrid w:linePitch="360"/>
        </w:sectPr>
      </w:pPr>
    </w:p>
    <w:p w14:paraId="337FBF78" w14:textId="5CF88F81" w:rsidR="00FA617B" w:rsidRPr="00631BDE" w:rsidRDefault="761FABD3" w:rsidP="00631BDE">
      <w:pPr>
        <w:pStyle w:val="Heading1"/>
        <w:spacing w:before="0" w:after="0"/>
        <w:rPr>
          <w:rFonts w:ascii="Arial" w:hAnsi="Arial"/>
        </w:rPr>
      </w:pPr>
      <w:bookmarkStart w:id="9" w:name="_Toc184333841"/>
      <w:r w:rsidRPr="00631BDE">
        <w:rPr>
          <w:rFonts w:ascii="Arial" w:hAnsi="Arial"/>
        </w:rPr>
        <w:lastRenderedPageBreak/>
        <w:t>Introduction</w:t>
      </w:r>
      <w:bookmarkEnd w:id="8"/>
      <w:bookmarkEnd w:id="9"/>
    </w:p>
    <w:p w14:paraId="0B2B08DD" w14:textId="77777777" w:rsidR="00410C8F" w:rsidRPr="00631BDE" w:rsidRDefault="00410C8F" w:rsidP="00631BDE">
      <w:pPr>
        <w:spacing w:line="276" w:lineRule="auto"/>
        <w:rPr>
          <w:rFonts w:ascii="Arial" w:hAnsi="Arial" w:cs="Arial"/>
        </w:rPr>
      </w:pPr>
    </w:p>
    <w:p w14:paraId="6BD45B87" w14:textId="3D4BCB93" w:rsidR="00410C8F" w:rsidRPr="00631BDE" w:rsidRDefault="00BC7E12" w:rsidP="00631BDE">
      <w:pPr>
        <w:spacing w:line="276" w:lineRule="auto"/>
        <w:jc w:val="left"/>
        <w:rPr>
          <w:rFonts w:ascii="Arial" w:hAnsi="Arial" w:cs="Arial"/>
        </w:rPr>
      </w:pPr>
      <w:r w:rsidRPr="00631BDE">
        <w:rPr>
          <w:rFonts w:ascii="Arial" w:hAnsi="Arial" w:cs="Arial"/>
        </w:rPr>
        <w:t xml:space="preserve">The VFD </w:t>
      </w:r>
      <w:r w:rsidR="001B52AB" w:rsidRPr="00631BDE">
        <w:rPr>
          <w:rFonts w:ascii="Arial" w:hAnsi="Arial" w:cs="Arial"/>
        </w:rPr>
        <w:t xml:space="preserve">motor controller is </w:t>
      </w:r>
      <w:r w:rsidR="00767DDF" w:rsidRPr="00631BDE">
        <w:rPr>
          <w:rFonts w:ascii="Arial" w:hAnsi="Arial" w:cs="Arial"/>
        </w:rPr>
        <w:t>designed to regulate</w:t>
      </w:r>
      <w:r w:rsidR="00081866" w:rsidRPr="00631BDE">
        <w:rPr>
          <w:rFonts w:ascii="Arial" w:hAnsi="Arial" w:cs="Arial"/>
        </w:rPr>
        <w:t xml:space="preserve"> the speed and torque of an AC motor by </w:t>
      </w:r>
      <w:r w:rsidR="00767DDF" w:rsidRPr="00631BDE">
        <w:rPr>
          <w:rFonts w:ascii="Arial" w:hAnsi="Arial" w:cs="Arial"/>
        </w:rPr>
        <w:t>adjusting</w:t>
      </w:r>
      <w:r w:rsidR="00081866" w:rsidRPr="00631BDE">
        <w:rPr>
          <w:rFonts w:ascii="Arial" w:hAnsi="Arial" w:cs="Arial"/>
        </w:rPr>
        <w:t xml:space="preserve"> the frequency and voltage </w:t>
      </w:r>
      <w:r w:rsidR="00767DDF" w:rsidRPr="00631BDE">
        <w:rPr>
          <w:rFonts w:ascii="Arial" w:hAnsi="Arial" w:cs="Arial"/>
        </w:rPr>
        <w:t>it receives.</w:t>
      </w:r>
      <w:r w:rsidR="00081866" w:rsidRPr="00631BDE">
        <w:rPr>
          <w:rFonts w:ascii="Arial" w:hAnsi="Arial" w:cs="Arial"/>
        </w:rPr>
        <w:t xml:space="preserve"> This project </w:t>
      </w:r>
      <w:r w:rsidR="00767DDF" w:rsidRPr="00631BDE">
        <w:rPr>
          <w:rFonts w:ascii="Arial" w:hAnsi="Arial" w:cs="Arial"/>
        </w:rPr>
        <w:t>utilizes</w:t>
      </w:r>
      <w:r w:rsidR="00081866" w:rsidRPr="00631BDE">
        <w:rPr>
          <w:rFonts w:ascii="Arial" w:hAnsi="Arial" w:cs="Arial"/>
        </w:rPr>
        <w:t xml:space="preserve"> three</w:t>
      </w:r>
      <w:r w:rsidR="00767DDF" w:rsidRPr="00631BDE">
        <w:rPr>
          <w:rFonts w:ascii="Arial" w:hAnsi="Arial" w:cs="Arial"/>
        </w:rPr>
        <w:t>-</w:t>
      </w:r>
      <w:r w:rsidR="00081866" w:rsidRPr="00631BDE">
        <w:rPr>
          <w:rFonts w:ascii="Arial" w:hAnsi="Arial" w:cs="Arial"/>
        </w:rPr>
        <w:t>phase power as the input</w:t>
      </w:r>
      <w:r w:rsidR="00767DDF" w:rsidRPr="00631BDE">
        <w:rPr>
          <w:rFonts w:ascii="Arial" w:hAnsi="Arial" w:cs="Arial"/>
        </w:rPr>
        <w:t>, which</w:t>
      </w:r>
      <w:r w:rsidR="00081866" w:rsidRPr="00631BDE">
        <w:rPr>
          <w:rFonts w:ascii="Arial" w:hAnsi="Arial" w:cs="Arial"/>
        </w:rPr>
        <w:t xml:space="preserve"> will be converted to DC and transmitted </w:t>
      </w:r>
      <w:r w:rsidR="0063225A" w:rsidRPr="00631BDE">
        <w:rPr>
          <w:rFonts w:ascii="Arial" w:hAnsi="Arial" w:cs="Arial"/>
        </w:rPr>
        <w:t xml:space="preserve">a microcontroller </w:t>
      </w:r>
      <w:r w:rsidR="00081866" w:rsidRPr="00631BDE">
        <w:rPr>
          <w:rFonts w:ascii="Arial" w:hAnsi="Arial" w:cs="Arial"/>
        </w:rPr>
        <w:t xml:space="preserve">to </w:t>
      </w:r>
      <w:r w:rsidR="00767DDF" w:rsidRPr="00631BDE">
        <w:rPr>
          <w:rFonts w:ascii="Arial" w:hAnsi="Arial" w:cs="Arial"/>
        </w:rPr>
        <w:t>power the motor.</w:t>
      </w:r>
      <w:r w:rsidR="00081866" w:rsidRPr="00631BDE">
        <w:rPr>
          <w:rFonts w:ascii="Arial" w:hAnsi="Arial" w:cs="Arial"/>
        </w:rPr>
        <w:t xml:space="preserve"> The microcontroller </w:t>
      </w:r>
      <w:r w:rsidR="00767DDF" w:rsidRPr="00631BDE">
        <w:rPr>
          <w:rFonts w:ascii="Arial" w:hAnsi="Arial" w:cs="Arial"/>
        </w:rPr>
        <w:t xml:space="preserve">will </w:t>
      </w:r>
      <w:r w:rsidR="00081866" w:rsidRPr="00631BDE">
        <w:rPr>
          <w:rFonts w:ascii="Arial" w:hAnsi="Arial" w:cs="Arial"/>
        </w:rPr>
        <w:t xml:space="preserve">also send </w:t>
      </w:r>
      <w:r w:rsidR="0063225A" w:rsidRPr="00631BDE">
        <w:rPr>
          <w:rFonts w:ascii="Arial" w:hAnsi="Arial" w:cs="Arial"/>
        </w:rPr>
        <w:t xml:space="preserve">and receive </w:t>
      </w:r>
      <w:r w:rsidR="00081866" w:rsidRPr="00631BDE">
        <w:rPr>
          <w:rFonts w:ascii="Arial" w:hAnsi="Arial" w:cs="Arial"/>
        </w:rPr>
        <w:t>signals</w:t>
      </w:r>
      <w:r w:rsidR="00767DDF" w:rsidRPr="00631BDE">
        <w:rPr>
          <w:rFonts w:ascii="Arial" w:hAnsi="Arial" w:cs="Arial"/>
        </w:rPr>
        <w:t xml:space="preserve">, via optoelectronics, </w:t>
      </w:r>
      <w:r w:rsidR="00081866" w:rsidRPr="00631BDE">
        <w:rPr>
          <w:rFonts w:ascii="Arial" w:hAnsi="Arial" w:cs="Arial"/>
        </w:rPr>
        <w:t>to the DC link</w:t>
      </w:r>
      <w:r w:rsidR="00767DDF" w:rsidRPr="00631BDE">
        <w:rPr>
          <w:rFonts w:ascii="Arial" w:hAnsi="Arial" w:cs="Arial"/>
        </w:rPr>
        <w:t xml:space="preserve"> to deliver the user-specified </w:t>
      </w:r>
      <w:r w:rsidR="00081866" w:rsidRPr="00631BDE">
        <w:rPr>
          <w:rFonts w:ascii="Arial" w:hAnsi="Arial" w:cs="Arial"/>
        </w:rPr>
        <w:t xml:space="preserve">frequency </w:t>
      </w:r>
      <w:r w:rsidR="00767DDF" w:rsidRPr="00631BDE">
        <w:rPr>
          <w:rFonts w:ascii="Arial" w:hAnsi="Arial" w:cs="Arial"/>
        </w:rPr>
        <w:t>set through</w:t>
      </w:r>
      <w:r w:rsidR="00081866" w:rsidRPr="00631BDE">
        <w:rPr>
          <w:rFonts w:ascii="Arial" w:hAnsi="Arial" w:cs="Arial"/>
        </w:rPr>
        <w:t xml:space="preserve"> the user interface. </w:t>
      </w:r>
      <w:r w:rsidR="00767DDF" w:rsidRPr="00631BDE">
        <w:rPr>
          <w:rFonts w:ascii="Arial" w:hAnsi="Arial" w:cs="Arial"/>
        </w:rPr>
        <w:t>The</w:t>
      </w:r>
      <w:r w:rsidR="00081866" w:rsidRPr="00631BDE">
        <w:rPr>
          <w:rFonts w:ascii="Arial" w:hAnsi="Arial" w:cs="Arial"/>
        </w:rPr>
        <w:t xml:space="preserve"> VFD </w:t>
      </w:r>
      <w:r w:rsidR="00767DDF" w:rsidRPr="00631BDE">
        <w:rPr>
          <w:rFonts w:ascii="Arial" w:hAnsi="Arial" w:cs="Arial"/>
        </w:rPr>
        <w:t>is intended to enhance</w:t>
      </w:r>
      <w:r w:rsidR="00081866" w:rsidRPr="00631BDE">
        <w:rPr>
          <w:rFonts w:ascii="Arial" w:hAnsi="Arial" w:cs="Arial"/>
        </w:rPr>
        <w:t xml:space="preserve"> efficiency and </w:t>
      </w:r>
      <w:r w:rsidR="00767DDF" w:rsidRPr="00631BDE">
        <w:rPr>
          <w:rFonts w:ascii="Arial" w:hAnsi="Arial" w:cs="Arial"/>
        </w:rPr>
        <w:t>conserve</w:t>
      </w:r>
      <w:r w:rsidR="00081866" w:rsidRPr="00631BDE">
        <w:rPr>
          <w:rFonts w:ascii="Arial" w:hAnsi="Arial" w:cs="Arial"/>
        </w:rPr>
        <w:t xml:space="preserve"> energy.</w:t>
      </w:r>
      <w:r w:rsidR="00410C8F" w:rsidRPr="00631BDE">
        <w:rPr>
          <w:rFonts w:ascii="Arial" w:hAnsi="Arial" w:cs="Arial"/>
        </w:rPr>
        <w:br w:type="page"/>
      </w:r>
    </w:p>
    <w:p w14:paraId="3EEEBF3A" w14:textId="6C5AA0B6" w:rsidR="46AFCE7D" w:rsidRPr="00631BDE" w:rsidRDefault="46AFCE7D" w:rsidP="00631BDE">
      <w:pPr>
        <w:pStyle w:val="Heading1"/>
        <w:spacing w:before="0" w:after="0"/>
        <w:rPr>
          <w:rFonts w:ascii="Arial" w:hAnsi="Arial"/>
        </w:rPr>
      </w:pPr>
      <w:bookmarkStart w:id="10" w:name="_Toc184333842"/>
      <w:r w:rsidRPr="00631BDE">
        <w:rPr>
          <w:rFonts w:ascii="Arial" w:hAnsi="Arial"/>
        </w:rPr>
        <w:lastRenderedPageBreak/>
        <w:t>Optoelectronics Subsystem Report</w:t>
      </w:r>
      <w:bookmarkEnd w:id="10"/>
    </w:p>
    <w:p w14:paraId="0CE642B0" w14:textId="77777777" w:rsidR="00241A37" w:rsidRPr="00631BDE" w:rsidRDefault="00241A37" w:rsidP="00631BDE">
      <w:pPr>
        <w:spacing w:line="276" w:lineRule="auto"/>
        <w:rPr>
          <w:rFonts w:ascii="Arial" w:hAnsi="Arial" w:cs="Arial"/>
        </w:rPr>
      </w:pPr>
    </w:p>
    <w:p w14:paraId="7C4F7746" w14:textId="014DF155" w:rsidR="00A5766D" w:rsidRPr="00631BDE" w:rsidRDefault="00A5766D" w:rsidP="00631BDE">
      <w:pPr>
        <w:pStyle w:val="Heading2"/>
        <w:spacing w:before="0" w:after="0" w:line="276" w:lineRule="auto"/>
        <w:rPr>
          <w:rFonts w:ascii="Arial" w:hAnsi="Arial"/>
        </w:rPr>
      </w:pPr>
      <w:bookmarkStart w:id="11" w:name="_Toc184333843"/>
      <w:r w:rsidRPr="00631BDE">
        <w:rPr>
          <w:rFonts w:ascii="Arial" w:hAnsi="Arial"/>
        </w:rPr>
        <w:t>Subsystem Introduction</w:t>
      </w:r>
      <w:bookmarkEnd w:id="11"/>
    </w:p>
    <w:p w14:paraId="587951D3" w14:textId="4992F375" w:rsidR="00DC4CAB" w:rsidRPr="00631BDE" w:rsidRDefault="00DC4CAB" w:rsidP="00631BDE">
      <w:pPr>
        <w:spacing w:line="276" w:lineRule="auto"/>
        <w:rPr>
          <w:rFonts w:ascii="Arial" w:hAnsi="Arial" w:cs="Arial"/>
        </w:rPr>
      </w:pPr>
    </w:p>
    <w:p w14:paraId="0A364F2F" w14:textId="72D465AF" w:rsidR="00DC4CAB" w:rsidRPr="00631BDE" w:rsidRDefault="00DC4CAB" w:rsidP="00631BDE">
      <w:pPr>
        <w:spacing w:line="276" w:lineRule="auto"/>
        <w:rPr>
          <w:rFonts w:ascii="Arial" w:hAnsi="Arial" w:cs="Arial"/>
        </w:rPr>
      </w:pPr>
      <w:r w:rsidRPr="00631BDE">
        <w:rPr>
          <w:rFonts w:ascii="Arial" w:hAnsi="Arial" w:cs="Arial"/>
        </w:rPr>
        <w:t>The optoelectronics subsystem of the VFD serves as the go between for the microcontroller and the motor and power electronics. The microcontroller and high voltage side cannot come into contact with one another because the microcontroller operates at 3.3V, and the power electronics and motor operate at a maximum of 208 VAC. The optoelectronics help transport voltages from the power control to the microcontroller and PWMs from the microcontroller to the power control.</w:t>
      </w:r>
    </w:p>
    <w:p w14:paraId="5B5BA46F" w14:textId="77777777" w:rsidR="00241A37" w:rsidRPr="00631BDE" w:rsidRDefault="00241A37" w:rsidP="00631BDE">
      <w:pPr>
        <w:spacing w:line="276" w:lineRule="auto"/>
        <w:rPr>
          <w:rFonts w:ascii="Arial" w:hAnsi="Arial" w:cs="Arial"/>
        </w:rPr>
      </w:pPr>
    </w:p>
    <w:p w14:paraId="12FB5BA0" w14:textId="4C5A7928" w:rsidR="00EA3C4F" w:rsidRDefault="3E27BE46" w:rsidP="00631BDE">
      <w:pPr>
        <w:pStyle w:val="Heading2"/>
        <w:spacing w:before="0" w:after="0" w:line="276" w:lineRule="auto"/>
        <w:rPr>
          <w:rFonts w:ascii="Arial" w:hAnsi="Arial"/>
        </w:rPr>
      </w:pPr>
      <w:bookmarkStart w:id="12" w:name="_Toc184333844"/>
      <w:r w:rsidRPr="00631BDE">
        <w:rPr>
          <w:rFonts w:ascii="Arial" w:hAnsi="Arial"/>
        </w:rPr>
        <w:t>Subsystem Details</w:t>
      </w:r>
      <w:bookmarkEnd w:id="12"/>
    </w:p>
    <w:p w14:paraId="1A872E2C" w14:textId="77777777" w:rsidR="00631BDE" w:rsidRPr="00631BDE" w:rsidRDefault="00631BDE" w:rsidP="00631BDE"/>
    <w:p w14:paraId="5DA5E848" w14:textId="020EB717" w:rsidR="0910E3E7" w:rsidRPr="00631BDE" w:rsidRDefault="7AD86322" w:rsidP="00631BDE">
      <w:pPr>
        <w:spacing w:line="276" w:lineRule="auto"/>
        <w:rPr>
          <w:rFonts w:ascii="Arial" w:eastAsia="Arial" w:hAnsi="Arial" w:cs="Arial"/>
          <w:color w:val="000000" w:themeColor="text1"/>
        </w:rPr>
      </w:pPr>
      <w:r w:rsidRPr="00631BDE">
        <w:rPr>
          <w:rFonts w:ascii="Arial" w:eastAsia="Arial" w:hAnsi="Arial" w:cs="Arial"/>
          <w:color w:val="000000" w:themeColor="text1"/>
        </w:rPr>
        <w:t xml:space="preserve">The power to digital side includes three circuits that convert whatever voltages are received to around 15V so the microcontroller can process them. The first circuit takes the output of the DC rectifier, the second circuit is for the current and voltage monitoring, and the third circuit is for temperature control. These three measurements are essentially transported across an isolation barrier using light via emitters and receivers made into an integrated circuit. Below, in Figure 1, one of the circuits can be seen. </w:t>
      </w:r>
    </w:p>
    <w:p w14:paraId="28152618" w14:textId="2733DE2B" w:rsidR="0910E3E7" w:rsidRPr="00631BDE" w:rsidRDefault="0910E3E7" w:rsidP="00631BDE">
      <w:pPr>
        <w:spacing w:line="276" w:lineRule="auto"/>
        <w:rPr>
          <w:rFonts w:ascii="Arial" w:eastAsia="Arial" w:hAnsi="Arial" w:cs="Arial"/>
          <w:color w:val="000000" w:themeColor="text1"/>
        </w:rPr>
      </w:pPr>
    </w:p>
    <w:p w14:paraId="6E31F2AC" w14:textId="7B48E898" w:rsidR="0910E3E7" w:rsidRPr="00631BDE" w:rsidRDefault="7AD86322" w:rsidP="00631BDE">
      <w:pPr>
        <w:spacing w:line="276" w:lineRule="auto"/>
        <w:rPr>
          <w:rFonts w:ascii="Arial" w:eastAsia="Arial" w:hAnsi="Arial" w:cs="Arial"/>
          <w:color w:val="000000" w:themeColor="text1"/>
        </w:rPr>
      </w:pPr>
      <w:r w:rsidRPr="00631BDE">
        <w:rPr>
          <w:rFonts w:ascii="Arial" w:eastAsia="Arial" w:hAnsi="Arial" w:cs="Arial"/>
          <w:color w:val="000000" w:themeColor="text1"/>
        </w:rPr>
        <w:t>There are also three circuits that take pulse width modules (PWMs) in and transport them across another isolation barrier. The first is the PWM high signal for each of the three phases, the second is the low signal for each phase, and the third takes interrupt signals from the microprocessor and transports them to the power control. This segment is necessary in order to maintain the integrity of separating the power and digital sides. The schematic of this circuit can be seen in below in Figure 2</w:t>
      </w:r>
      <w:r w:rsidRPr="00631BDE">
        <w:rPr>
          <w:rFonts w:ascii="Arial" w:eastAsia="Arial" w:hAnsi="Arial" w:cs="Arial"/>
          <w:color w:val="000000" w:themeColor="text1"/>
        </w:rPr>
        <w:t>.</w:t>
      </w:r>
    </w:p>
    <w:p w14:paraId="01C1925E" w14:textId="105A72C5" w:rsidR="0910E3E7" w:rsidRPr="00631BDE" w:rsidRDefault="0910E3E7" w:rsidP="00631BDE">
      <w:pPr>
        <w:spacing w:line="276" w:lineRule="auto"/>
        <w:rPr>
          <w:rFonts w:ascii="Arial" w:eastAsia="Arial" w:hAnsi="Arial" w:cs="Arial"/>
          <w:color w:val="000000" w:themeColor="text1"/>
        </w:rPr>
      </w:pPr>
    </w:p>
    <w:p w14:paraId="1A50CFCD" w14:textId="218EA8F1" w:rsidR="0910E3E7" w:rsidRPr="00631BDE" w:rsidRDefault="7AD86322" w:rsidP="00631BDE">
      <w:pPr>
        <w:spacing w:line="276" w:lineRule="auto"/>
        <w:rPr>
          <w:rFonts w:ascii="Arial" w:eastAsia="Arial" w:hAnsi="Arial" w:cs="Arial"/>
          <w:color w:val="000000" w:themeColor="text1"/>
        </w:rPr>
      </w:pPr>
      <w:r w:rsidRPr="00631BDE">
        <w:rPr>
          <w:rFonts w:ascii="Arial" w:eastAsia="Arial" w:hAnsi="Arial" w:cs="Arial"/>
          <w:color w:val="000000" w:themeColor="text1"/>
        </w:rPr>
        <w:t xml:space="preserve">There will be a tachometer that is attached directly to the motor, and that is sent to the microcontroller which is to be displayed on the user interface. The tachometer is used to measure the revolutions per minute (RPMs) of the motor. </w:t>
      </w:r>
    </w:p>
    <w:p w14:paraId="2548A9C5" w14:textId="168884FE" w:rsidR="0910E3E7" w:rsidRPr="00631BDE" w:rsidRDefault="0910E3E7" w:rsidP="00631BDE">
      <w:pPr>
        <w:spacing w:line="276" w:lineRule="auto"/>
        <w:rPr>
          <w:rFonts w:ascii="Arial" w:eastAsia="Arial" w:hAnsi="Arial" w:cs="Arial"/>
          <w:color w:val="000000" w:themeColor="text1"/>
        </w:rPr>
      </w:pPr>
    </w:p>
    <w:p w14:paraId="7180B10E" w14:textId="1349390C" w:rsidR="0910E3E7" w:rsidRPr="00631BDE" w:rsidRDefault="7AD86322" w:rsidP="00631BDE">
      <w:pPr>
        <w:spacing w:line="276" w:lineRule="auto"/>
        <w:rPr>
          <w:rFonts w:ascii="Arial" w:eastAsia="Arial" w:hAnsi="Arial" w:cs="Arial"/>
          <w:color w:val="000000" w:themeColor="text1"/>
        </w:rPr>
      </w:pPr>
      <w:r w:rsidRPr="00631BDE">
        <w:rPr>
          <w:rFonts w:ascii="Arial" w:eastAsia="Arial" w:hAnsi="Arial" w:cs="Arial"/>
          <w:color w:val="000000" w:themeColor="text1"/>
        </w:rPr>
        <w:t>These circuits are executed on a printed circuit board (PCB). There are a total of seven parts to this PCB design: the three power to digital circuits, the three digital to power circuits, and the tachometer. This yields a very compact PCB with a lot of hardware components.</w:t>
      </w:r>
    </w:p>
    <w:p w14:paraId="2E33A3C7" w14:textId="77777777" w:rsidR="00631BDE" w:rsidRPr="00631BDE" w:rsidRDefault="00631BDE" w:rsidP="00631BDE">
      <w:pPr>
        <w:spacing w:line="276" w:lineRule="auto"/>
        <w:rPr>
          <w:rFonts w:ascii="Arial" w:eastAsia="Arial" w:hAnsi="Arial" w:cs="Arial"/>
          <w:color w:val="000000" w:themeColor="text1"/>
        </w:rPr>
      </w:pPr>
    </w:p>
    <w:p w14:paraId="021D14F6" w14:textId="77777777" w:rsidR="00631BDE" w:rsidRPr="00631BDE" w:rsidRDefault="00631BDE" w:rsidP="00631BDE">
      <w:pPr>
        <w:keepNext/>
        <w:spacing w:line="276" w:lineRule="auto"/>
        <w:rPr>
          <w:rFonts w:ascii="Arial" w:hAnsi="Arial" w:cs="Arial"/>
        </w:rPr>
      </w:pPr>
      <w:r w:rsidRPr="00631BDE">
        <w:rPr>
          <w:rFonts w:ascii="Arial" w:hAnsi="Arial" w:cs="Arial"/>
          <w:noProof/>
        </w:rPr>
        <w:lastRenderedPageBreak/>
        <w:drawing>
          <wp:inline distT="0" distB="0" distL="0" distR="0" wp14:anchorId="7C34E2FB" wp14:editId="15CE966A">
            <wp:extent cx="5234012" cy="1652405"/>
            <wp:effectExtent l="0" t="0" r="0" b="0"/>
            <wp:docPr id="376180292" name="Picture 242961605"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80292" name="Picture 242961605" descr="A diagram of a circui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34012" cy="1652405"/>
                    </a:xfrm>
                    <a:prstGeom prst="rect">
                      <a:avLst/>
                    </a:prstGeom>
                  </pic:spPr>
                </pic:pic>
              </a:graphicData>
            </a:graphic>
          </wp:inline>
        </w:drawing>
      </w:r>
    </w:p>
    <w:p w14:paraId="17297C98" w14:textId="0B827A09" w:rsidR="00631BDE" w:rsidRPr="00631BDE" w:rsidRDefault="00631BDE" w:rsidP="00631BDE">
      <w:pPr>
        <w:pStyle w:val="Caption"/>
        <w:framePr w:w="8265" w:h="301" w:hRule="exact" w:wrap="around" w:x="1584" w:y="29"/>
        <w:spacing w:line="276" w:lineRule="auto"/>
        <w:jc w:val="center"/>
        <w:rPr>
          <w:rFonts w:ascii="Arial" w:eastAsia="Arial" w:hAnsi="Arial" w:cs="Arial"/>
          <w:b w:val="0"/>
          <w:bCs w:val="0"/>
          <w:i/>
          <w:iCs/>
          <w:color w:val="000000" w:themeColor="text1"/>
        </w:rPr>
      </w:pPr>
      <w:bookmarkStart w:id="13" w:name="_Toc184335656"/>
      <w:r w:rsidRPr="00631BDE">
        <w:rPr>
          <w:rFonts w:ascii="Arial" w:hAnsi="Arial" w:cs="Arial"/>
          <w:b w:val="0"/>
          <w:bCs w:val="0"/>
          <w:i/>
          <w:iCs/>
        </w:rPr>
        <w:t xml:space="preserve">Figure </w:t>
      </w:r>
      <w:r w:rsidRPr="00631BDE">
        <w:rPr>
          <w:rFonts w:ascii="Arial" w:hAnsi="Arial" w:cs="Arial"/>
          <w:b w:val="0"/>
          <w:bCs w:val="0"/>
          <w:i/>
          <w:iCs/>
        </w:rPr>
        <w:fldChar w:fldCharType="begin"/>
      </w:r>
      <w:r w:rsidRPr="00631BDE">
        <w:rPr>
          <w:rFonts w:ascii="Arial" w:hAnsi="Arial" w:cs="Arial"/>
          <w:b w:val="0"/>
          <w:bCs w:val="0"/>
          <w:i/>
          <w:iCs/>
        </w:rPr>
        <w:instrText xml:space="preserve"> SEQ Figure \* ARABIC </w:instrText>
      </w:r>
      <w:r w:rsidRPr="00631BDE">
        <w:rPr>
          <w:rFonts w:ascii="Arial" w:hAnsi="Arial" w:cs="Arial"/>
          <w:b w:val="0"/>
          <w:bCs w:val="0"/>
          <w:i/>
          <w:iCs/>
        </w:rPr>
        <w:fldChar w:fldCharType="separate"/>
      </w:r>
      <w:r w:rsidR="00C07716">
        <w:rPr>
          <w:rFonts w:ascii="Arial" w:hAnsi="Arial" w:cs="Arial"/>
          <w:b w:val="0"/>
          <w:bCs w:val="0"/>
          <w:i/>
          <w:iCs/>
          <w:noProof/>
        </w:rPr>
        <w:t>1</w:t>
      </w:r>
      <w:r w:rsidRPr="00631BDE">
        <w:rPr>
          <w:rFonts w:ascii="Arial" w:hAnsi="Arial" w:cs="Arial"/>
          <w:b w:val="0"/>
          <w:bCs w:val="0"/>
          <w:i/>
          <w:iCs/>
        </w:rPr>
        <w:fldChar w:fldCharType="end"/>
      </w:r>
      <w:r w:rsidRPr="00631BDE">
        <w:rPr>
          <w:rFonts w:ascii="Arial" w:hAnsi="Arial" w:cs="Arial"/>
          <w:b w:val="0"/>
          <w:bCs w:val="0"/>
          <w:i/>
          <w:iCs/>
        </w:rPr>
        <w:t>: Power to Digital Schematic</w:t>
      </w:r>
      <w:bookmarkEnd w:id="13"/>
    </w:p>
    <w:p w14:paraId="7EF7A49C" w14:textId="77777777" w:rsidR="00631BDE" w:rsidRPr="00631BDE" w:rsidRDefault="00631BDE" w:rsidP="00631BDE">
      <w:pPr>
        <w:spacing w:line="276" w:lineRule="auto"/>
        <w:rPr>
          <w:rFonts w:ascii="Arial" w:eastAsia="Arial" w:hAnsi="Arial" w:cs="Arial"/>
          <w:color w:val="000000" w:themeColor="text1"/>
        </w:rPr>
      </w:pPr>
    </w:p>
    <w:p w14:paraId="6314798A" w14:textId="77777777" w:rsidR="00631BDE" w:rsidRPr="00631BDE" w:rsidRDefault="00631BDE" w:rsidP="00631BDE">
      <w:pPr>
        <w:spacing w:line="276" w:lineRule="auto"/>
        <w:rPr>
          <w:rFonts w:ascii="Arial" w:eastAsia="Arial" w:hAnsi="Arial" w:cs="Arial"/>
          <w:color w:val="000000" w:themeColor="text1"/>
        </w:rPr>
      </w:pPr>
    </w:p>
    <w:p w14:paraId="322F8395" w14:textId="77777777" w:rsidR="00631BDE" w:rsidRDefault="00631BDE" w:rsidP="00631BDE">
      <w:pPr>
        <w:keepNext/>
        <w:spacing w:line="276" w:lineRule="auto"/>
      </w:pPr>
      <w:r w:rsidRPr="00631BDE">
        <w:rPr>
          <w:rFonts w:ascii="Arial" w:hAnsi="Arial" w:cs="Arial"/>
          <w:noProof/>
        </w:rPr>
        <w:drawing>
          <wp:inline distT="0" distB="0" distL="0" distR="0" wp14:anchorId="5752E9D4" wp14:editId="57CD1776">
            <wp:extent cx="5273201" cy="2000824"/>
            <wp:effectExtent l="0" t="0" r="0" b="0"/>
            <wp:docPr id="1449181476" name="Picture 1856294527"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81476" name="Picture 1856294527" descr="A diagram of a circui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73201" cy="2000824"/>
                    </a:xfrm>
                    <a:prstGeom prst="rect">
                      <a:avLst/>
                    </a:prstGeom>
                  </pic:spPr>
                </pic:pic>
              </a:graphicData>
            </a:graphic>
          </wp:inline>
        </w:drawing>
      </w:r>
    </w:p>
    <w:p w14:paraId="70469DEF" w14:textId="35FE903A" w:rsidR="00631BDE" w:rsidRPr="00631BDE" w:rsidRDefault="00631BDE" w:rsidP="00631BDE">
      <w:pPr>
        <w:pStyle w:val="Caption"/>
        <w:framePr w:w="8280" w:h="361" w:hRule="exact" w:wrap="around" w:x="1434" w:y="11"/>
        <w:jc w:val="center"/>
        <w:rPr>
          <w:rFonts w:ascii="Arial" w:eastAsia="Arial" w:hAnsi="Arial" w:cs="Arial"/>
          <w:b w:val="0"/>
          <w:bCs w:val="0"/>
          <w:i/>
          <w:iCs/>
          <w:color w:val="000000" w:themeColor="text1"/>
        </w:rPr>
      </w:pPr>
      <w:bookmarkStart w:id="14" w:name="_Toc184335657"/>
      <w:r w:rsidRPr="00631BDE">
        <w:rPr>
          <w:b w:val="0"/>
          <w:bCs w:val="0"/>
          <w:i/>
          <w:iCs/>
        </w:rPr>
        <w:t xml:space="preserve">Figure </w:t>
      </w:r>
      <w:r w:rsidRPr="00631BDE">
        <w:rPr>
          <w:b w:val="0"/>
          <w:bCs w:val="0"/>
          <w:i/>
          <w:iCs/>
        </w:rPr>
        <w:fldChar w:fldCharType="begin"/>
      </w:r>
      <w:r w:rsidRPr="00631BDE">
        <w:rPr>
          <w:b w:val="0"/>
          <w:bCs w:val="0"/>
          <w:i/>
          <w:iCs/>
        </w:rPr>
        <w:instrText xml:space="preserve"> SEQ Figure \* ARABIC </w:instrText>
      </w:r>
      <w:r w:rsidRPr="00631BDE">
        <w:rPr>
          <w:b w:val="0"/>
          <w:bCs w:val="0"/>
          <w:i/>
          <w:iCs/>
        </w:rPr>
        <w:fldChar w:fldCharType="separate"/>
      </w:r>
      <w:r w:rsidR="00C07716">
        <w:rPr>
          <w:b w:val="0"/>
          <w:bCs w:val="0"/>
          <w:i/>
          <w:iCs/>
          <w:noProof/>
        </w:rPr>
        <w:t>2</w:t>
      </w:r>
      <w:r w:rsidRPr="00631BDE">
        <w:rPr>
          <w:b w:val="0"/>
          <w:bCs w:val="0"/>
          <w:i/>
          <w:iCs/>
        </w:rPr>
        <w:fldChar w:fldCharType="end"/>
      </w:r>
      <w:r w:rsidRPr="00631BDE">
        <w:rPr>
          <w:b w:val="0"/>
          <w:bCs w:val="0"/>
          <w:i/>
          <w:iCs/>
        </w:rPr>
        <w:t>: Digital to Power Schematic</w:t>
      </w:r>
      <w:bookmarkEnd w:id="14"/>
    </w:p>
    <w:p w14:paraId="7818FA86" w14:textId="5F012F5F" w:rsidR="0910E3E7" w:rsidRPr="00631BDE" w:rsidRDefault="0910E3E7" w:rsidP="00631BDE">
      <w:pPr>
        <w:spacing w:line="276" w:lineRule="auto"/>
        <w:rPr>
          <w:rFonts w:ascii="Arial" w:hAnsi="Arial" w:cs="Arial"/>
        </w:rPr>
      </w:pPr>
    </w:p>
    <w:p w14:paraId="362E8948" w14:textId="13B24BF0" w:rsidR="00E13EE7" w:rsidRPr="00631BDE" w:rsidRDefault="00E13EE7" w:rsidP="00631BDE">
      <w:pPr>
        <w:framePr w:wrap="around" w:hAnchor="text"/>
        <w:spacing w:line="276" w:lineRule="auto"/>
        <w:rPr>
          <w:rFonts w:ascii="Arial" w:hAnsi="Arial" w:cs="Arial"/>
          <w:i/>
        </w:rPr>
      </w:pPr>
    </w:p>
    <w:p w14:paraId="1FD8F12E" w14:textId="7E098673" w:rsidR="00E13EE7" w:rsidRPr="00631BDE" w:rsidRDefault="00E13EE7" w:rsidP="00631BDE">
      <w:pPr>
        <w:spacing w:line="276" w:lineRule="auto"/>
        <w:rPr>
          <w:rFonts w:ascii="Arial" w:hAnsi="Arial" w:cs="Arial"/>
        </w:rPr>
      </w:pPr>
    </w:p>
    <w:p w14:paraId="0D76DB03" w14:textId="367D1167" w:rsidR="001C141E" w:rsidRPr="00631BDE" w:rsidRDefault="001C141E" w:rsidP="00631BDE">
      <w:pPr>
        <w:framePr w:wrap="around" w:vAnchor="text" w:hAnchor="page" w:x="1318" w:y="1023"/>
        <w:spacing w:line="276" w:lineRule="auto"/>
        <w:rPr>
          <w:rFonts w:ascii="Arial" w:hAnsi="Arial" w:cs="Arial"/>
          <w:i/>
        </w:rPr>
      </w:pPr>
    </w:p>
    <w:p w14:paraId="2280F811" w14:textId="5C967F0B" w:rsidR="00E13EE7" w:rsidRPr="00631BDE" w:rsidRDefault="00E13EE7" w:rsidP="00631BDE">
      <w:pPr>
        <w:spacing w:line="276" w:lineRule="auto"/>
        <w:jc w:val="left"/>
        <w:rPr>
          <w:rFonts w:ascii="Arial" w:hAnsi="Arial" w:cs="Arial"/>
        </w:rPr>
      </w:pPr>
      <w:bookmarkStart w:id="15" w:name="_Toc356386015"/>
    </w:p>
    <w:p w14:paraId="6A074B1F" w14:textId="08D026B4" w:rsidR="00A5766D" w:rsidRDefault="00A5766D" w:rsidP="00631BDE">
      <w:pPr>
        <w:pStyle w:val="Heading2"/>
        <w:spacing w:before="0" w:after="0" w:line="276" w:lineRule="auto"/>
        <w:rPr>
          <w:rFonts w:ascii="Arial" w:hAnsi="Arial"/>
        </w:rPr>
      </w:pPr>
      <w:bookmarkStart w:id="16" w:name="_Toc184333845"/>
      <w:bookmarkEnd w:id="15"/>
      <w:r w:rsidRPr="00631BDE">
        <w:rPr>
          <w:rFonts w:ascii="Arial" w:hAnsi="Arial"/>
        </w:rPr>
        <w:t>Subsystem Validation</w:t>
      </w:r>
      <w:bookmarkEnd w:id="16"/>
    </w:p>
    <w:p w14:paraId="676786CF" w14:textId="77777777" w:rsidR="00631BDE" w:rsidRPr="00631BDE" w:rsidRDefault="00631BDE" w:rsidP="00631BDE"/>
    <w:p w14:paraId="221522B3" w14:textId="4088CC1B" w:rsidR="00A5766D" w:rsidRPr="00631BDE" w:rsidRDefault="511291E2" w:rsidP="00631BDE">
      <w:pPr>
        <w:spacing w:line="276" w:lineRule="auto"/>
        <w:rPr>
          <w:rFonts w:ascii="Arial" w:eastAsia="Arial" w:hAnsi="Arial" w:cs="Arial"/>
          <w:color w:val="000000" w:themeColor="text1"/>
        </w:rPr>
      </w:pPr>
      <w:r w:rsidRPr="00631BDE">
        <w:rPr>
          <w:rFonts w:ascii="Arial" w:eastAsia="Arial" w:hAnsi="Arial" w:cs="Arial"/>
          <w:color w:val="000000" w:themeColor="text1"/>
        </w:rPr>
        <w:t>In preliminary testing, it appeared that pin 8 of one of the 8 pin connectors had been damaged either due to solder or another reason. This led the PCB to behave very poorly when powered up since the damaged pin was PGND, the ground of the power side. This connector was removed from the board and switched with an identical connector o</w:t>
      </w:r>
      <w:bookmarkStart w:id="17" w:name="_Toc178027389"/>
      <w:r w:rsidRPr="00631BDE">
        <w:rPr>
          <w:rFonts w:ascii="Arial" w:eastAsia="Arial" w:hAnsi="Arial" w:cs="Arial"/>
          <w:color w:val="000000" w:themeColor="text1"/>
        </w:rPr>
        <w:t>n the other side that does not use pin 8, and the problem was solved. Additionally, one of the digital isolation packages seems to also be malfunctioning, in that it does not work. The other two packages and circuits work correctly by transporting the voltage across the barrier, but the first one seems to drop all voltage. It is most likely soldered incorrectly or was damaged in the soldering process. For testing purposes, when 5V is supplied to the power circuits, there is around 0.5V on the other side of the isolation barrier. While this could not be tested at full power because of limited equipment at the moment, there is voltage on both sides of the isolation barrier which means that the circuit works. For the digital to power side, again, there is voltage on both sides of the isolation, but the voltage across the isolation IC is zero, meaning that the voltage is being transported via optoelectronics. This indicates that the PCB is designed correctly, and barring a few components that need to be replaced, it works appropriately.</w:t>
      </w:r>
    </w:p>
    <w:p w14:paraId="22B4A238" w14:textId="28973FE4" w:rsidR="00A5766D" w:rsidRPr="00631BDE" w:rsidRDefault="00A5766D" w:rsidP="00631BDE">
      <w:pPr>
        <w:spacing w:line="276" w:lineRule="auto"/>
        <w:rPr>
          <w:rFonts w:ascii="Arial" w:eastAsia="Arial" w:hAnsi="Arial" w:cs="Arial"/>
          <w:color w:val="000000" w:themeColor="text1"/>
        </w:rPr>
      </w:pPr>
    </w:p>
    <w:p w14:paraId="06C00A8D" w14:textId="155AF31F" w:rsidR="00A5766D" w:rsidRDefault="00242A19" w:rsidP="00631BDE">
      <w:pPr>
        <w:pStyle w:val="Heading2"/>
        <w:spacing w:before="0" w:after="0" w:line="276" w:lineRule="auto"/>
        <w:rPr>
          <w:rFonts w:ascii="Arial" w:hAnsi="Arial"/>
        </w:rPr>
      </w:pPr>
      <w:bookmarkStart w:id="18" w:name="_Toc184333846"/>
      <w:r w:rsidRPr="00631BDE">
        <w:rPr>
          <w:rFonts w:ascii="Arial" w:hAnsi="Arial"/>
        </w:rPr>
        <w:lastRenderedPageBreak/>
        <w:t>Subsystem Conclusion</w:t>
      </w:r>
      <w:bookmarkEnd w:id="18"/>
    </w:p>
    <w:p w14:paraId="09411052" w14:textId="77777777" w:rsidR="00631BDE" w:rsidRPr="00631BDE" w:rsidRDefault="00631BDE" w:rsidP="00631BDE"/>
    <w:p w14:paraId="70FBB274" w14:textId="4055ABA1" w:rsidR="00241A37" w:rsidRPr="00631BDE" w:rsidRDefault="02E3D540" w:rsidP="00631BDE">
      <w:pPr>
        <w:spacing w:line="276" w:lineRule="auto"/>
        <w:rPr>
          <w:rFonts w:ascii="Arial" w:eastAsia="Arial" w:hAnsi="Arial" w:cs="Arial"/>
          <w:color w:val="000000" w:themeColor="text1"/>
        </w:rPr>
      </w:pPr>
      <w:r w:rsidRPr="00631BDE">
        <w:rPr>
          <w:rFonts w:ascii="Arial" w:eastAsia="Arial" w:hAnsi="Arial" w:cs="Arial"/>
          <w:color w:val="000000" w:themeColor="text1"/>
        </w:rPr>
        <w:t>Overall, the circuits work as expected. There will be another PCB designed and assembled in the near future in order to improve the design and replace any broken parts. Another step in the near future is to implement the tachometer onto the motor and plug it into the PCB once the motor becomes available to use.</w:t>
      </w:r>
    </w:p>
    <w:p w14:paraId="42742F45" w14:textId="77B3419A" w:rsidR="00241A37" w:rsidRPr="00631BDE" w:rsidRDefault="00241A37" w:rsidP="00631BDE">
      <w:pPr>
        <w:spacing w:line="276" w:lineRule="auto"/>
        <w:rPr>
          <w:rFonts w:ascii="Arial" w:hAnsi="Arial" w:cs="Arial"/>
        </w:rPr>
      </w:pPr>
    </w:p>
    <w:p w14:paraId="17ED4298" w14:textId="77777777" w:rsidR="0012731C" w:rsidRPr="00631BDE" w:rsidRDefault="0012731C" w:rsidP="00631BDE">
      <w:pPr>
        <w:spacing w:line="276" w:lineRule="auto"/>
        <w:jc w:val="left"/>
        <w:rPr>
          <w:rFonts w:ascii="Arial" w:eastAsia="Times New Roman" w:hAnsi="Arial" w:cs="Arial"/>
          <w:b/>
          <w:kern w:val="32"/>
          <w:sz w:val="32"/>
          <w:szCs w:val="32"/>
        </w:rPr>
      </w:pPr>
      <w:r w:rsidRPr="00631BDE">
        <w:rPr>
          <w:rFonts w:ascii="Arial" w:hAnsi="Arial" w:cs="Arial"/>
        </w:rPr>
        <w:br w:type="page"/>
      </w:r>
    </w:p>
    <w:p w14:paraId="0DA80EC8" w14:textId="48E1C271" w:rsidR="00891106" w:rsidRPr="00631BDE" w:rsidRDefault="6A5C2912" w:rsidP="00631BDE">
      <w:pPr>
        <w:pStyle w:val="Heading1"/>
        <w:spacing w:before="0" w:after="0"/>
        <w:rPr>
          <w:rFonts w:ascii="Arial" w:hAnsi="Arial"/>
        </w:rPr>
      </w:pPr>
      <w:bookmarkStart w:id="19" w:name="_Toc184333847"/>
      <w:r w:rsidRPr="00631BDE">
        <w:rPr>
          <w:rFonts w:ascii="Arial" w:hAnsi="Arial"/>
        </w:rPr>
        <w:lastRenderedPageBreak/>
        <w:t>Microcontroller Subsystem Report</w:t>
      </w:r>
      <w:bookmarkEnd w:id="17"/>
      <w:bookmarkEnd w:id="19"/>
    </w:p>
    <w:p w14:paraId="25A6CA86" w14:textId="77777777" w:rsidR="00241A37" w:rsidRPr="00631BDE" w:rsidRDefault="00241A37" w:rsidP="00631BDE">
      <w:pPr>
        <w:spacing w:line="276" w:lineRule="auto"/>
        <w:rPr>
          <w:rFonts w:ascii="Arial" w:hAnsi="Arial" w:cs="Arial"/>
        </w:rPr>
      </w:pPr>
    </w:p>
    <w:p w14:paraId="5562AD2C" w14:textId="17BC4D35" w:rsidR="00242A19" w:rsidRPr="00631BDE" w:rsidRDefault="00242A19" w:rsidP="00631BDE">
      <w:pPr>
        <w:pStyle w:val="Heading2"/>
        <w:spacing w:before="0" w:after="0" w:line="276" w:lineRule="auto"/>
        <w:rPr>
          <w:rFonts w:ascii="Arial" w:hAnsi="Arial"/>
        </w:rPr>
      </w:pPr>
      <w:bookmarkStart w:id="20" w:name="_Toc184333848"/>
      <w:r w:rsidRPr="00631BDE">
        <w:rPr>
          <w:rFonts w:ascii="Arial" w:hAnsi="Arial"/>
        </w:rPr>
        <w:t>Subsystem Introduction</w:t>
      </w:r>
      <w:bookmarkEnd w:id="20"/>
    </w:p>
    <w:p w14:paraId="5E273291" w14:textId="77777777" w:rsidR="00094362" w:rsidRPr="00631BDE" w:rsidRDefault="00094362" w:rsidP="00631BDE">
      <w:pPr>
        <w:spacing w:line="276" w:lineRule="auto"/>
        <w:rPr>
          <w:rFonts w:ascii="Arial" w:hAnsi="Arial" w:cs="Arial"/>
        </w:rPr>
      </w:pPr>
    </w:p>
    <w:p w14:paraId="4D95A894" w14:textId="2B1F97C3" w:rsidR="00241A37" w:rsidRPr="00631BDE" w:rsidRDefault="00BE1A8A" w:rsidP="00631BDE">
      <w:pPr>
        <w:spacing w:line="276" w:lineRule="auto"/>
        <w:rPr>
          <w:rFonts w:ascii="Arial" w:hAnsi="Arial" w:cs="Arial"/>
        </w:rPr>
      </w:pPr>
      <w:r w:rsidRPr="00631BDE">
        <w:rPr>
          <w:rFonts w:ascii="Arial" w:hAnsi="Arial" w:cs="Arial"/>
        </w:rPr>
        <w:t>This subsystem refers to the hardware of the microcontroller portion of the VFD motor controller. In order for the firmware to control the motor, the microcontroller must be implemented properly.</w:t>
      </w:r>
      <w:r w:rsidR="006F557D" w:rsidRPr="00631BDE">
        <w:rPr>
          <w:rFonts w:ascii="Arial" w:hAnsi="Arial" w:cs="Arial"/>
        </w:rPr>
        <w:t xml:space="preserve"> </w:t>
      </w:r>
      <w:r w:rsidR="00106AB5" w:rsidRPr="00631BDE">
        <w:rPr>
          <w:rFonts w:ascii="Arial" w:hAnsi="Arial" w:cs="Arial"/>
        </w:rPr>
        <w:t xml:space="preserve">This subsystem is powered by </w:t>
      </w:r>
      <w:r w:rsidR="00106AB5" w:rsidRPr="00631BDE">
        <w:rPr>
          <w:rFonts w:ascii="Arial" w:hAnsi="Arial" w:cs="Arial"/>
        </w:rPr>
        <w:t xml:space="preserve">two of the three phase </w:t>
      </w:r>
      <w:r w:rsidR="00E41B10" w:rsidRPr="00631BDE">
        <w:rPr>
          <w:rFonts w:ascii="Arial" w:hAnsi="Arial" w:cs="Arial"/>
        </w:rPr>
        <w:t>AC</w:t>
      </w:r>
      <w:r w:rsidR="00106AB5" w:rsidRPr="00631BDE">
        <w:rPr>
          <w:rFonts w:ascii="Arial" w:hAnsi="Arial" w:cs="Arial"/>
        </w:rPr>
        <w:t xml:space="preserve"> power supply</w:t>
      </w:r>
      <w:r w:rsidR="00847A7F" w:rsidRPr="00631BDE">
        <w:rPr>
          <w:rFonts w:ascii="Arial" w:hAnsi="Arial" w:cs="Arial"/>
        </w:rPr>
        <w:t xml:space="preserve"> which is sent to the MCU for functionality.</w:t>
      </w:r>
    </w:p>
    <w:p w14:paraId="47A58E18" w14:textId="77777777" w:rsidR="00094362" w:rsidRPr="00631BDE" w:rsidRDefault="00094362" w:rsidP="00631BDE">
      <w:pPr>
        <w:spacing w:line="276" w:lineRule="auto"/>
        <w:rPr>
          <w:rFonts w:ascii="Arial" w:hAnsi="Arial" w:cs="Arial"/>
        </w:rPr>
      </w:pPr>
    </w:p>
    <w:p w14:paraId="25BB2FE6" w14:textId="436C54F4" w:rsidR="00242A19" w:rsidRPr="00631BDE" w:rsidRDefault="00242A19" w:rsidP="00631BDE">
      <w:pPr>
        <w:pStyle w:val="Heading2"/>
        <w:spacing w:before="0" w:after="0" w:line="276" w:lineRule="auto"/>
        <w:rPr>
          <w:rFonts w:ascii="Arial" w:hAnsi="Arial"/>
        </w:rPr>
      </w:pPr>
      <w:bookmarkStart w:id="21" w:name="_Toc184333849"/>
      <w:r w:rsidRPr="00631BDE">
        <w:rPr>
          <w:rFonts w:ascii="Arial" w:hAnsi="Arial"/>
        </w:rPr>
        <w:t>Subsystem Details</w:t>
      </w:r>
      <w:bookmarkEnd w:id="21"/>
    </w:p>
    <w:p w14:paraId="1D6F8E96" w14:textId="77777777" w:rsidR="00094362" w:rsidRPr="00631BDE" w:rsidRDefault="00094362" w:rsidP="00631BDE">
      <w:pPr>
        <w:spacing w:line="276" w:lineRule="auto"/>
        <w:rPr>
          <w:rFonts w:ascii="Arial" w:hAnsi="Arial" w:cs="Arial"/>
        </w:rPr>
      </w:pPr>
    </w:p>
    <w:p w14:paraId="656E6C06" w14:textId="34A2B6BC" w:rsidR="00D6488D" w:rsidRPr="00631BDE" w:rsidRDefault="00D6488D" w:rsidP="00631BDE">
      <w:pPr>
        <w:spacing w:line="276" w:lineRule="auto"/>
        <w:jc w:val="left"/>
        <w:rPr>
          <w:rFonts w:ascii="Arial" w:eastAsia="Times New Roman" w:hAnsi="Arial" w:cs="Arial"/>
          <w:szCs w:val="23"/>
          <w:lang w:eastAsia="ja-JP"/>
        </w:rPr>
      </w:pPr>
      <w:r w:rsidRPr="00631BDE">
        <w:rPr>
          <w:rFonts w:ascii="Arial" w:eastAsia="Times New Roman" w:hAnsi="Arial" w:cs="Arial"/>
          <w:color w:val="000000"/>
          <w:szCs w:val="23"/>
          <w:lang w:eastAsia="ja-JP"/>
        </w:rPr>
        <w:t xml:space="preserve">The DSPIC33CK256MP508 microcontroller was selected for this project. It has an adequate amount of analog and digital pins to support the VFD motor and the required PWM signals necessary. This MCU has 80 pins however only 32 are needed for this application. </w:t>
      </w:r>
      <w:r w:rsidR="00D60884" w:rsidRPr="00631BDE">
        <w:rPr>
          <w:rFonts w:ascii="Arial" w:hAnsi="Arial" w:cs="Arial"/>
        </w:rPr>
        <w:t>The MCU is supplied by the 15 VDC from the AC power supply fed by the main power. The voltage will then be stepped down to a usable 3.3V</w:t>
      </w:r>
      <w:r w:rsidR="00D60884" w:rsidRPr="00631BDE">
        <w:rPr>
          <w:rFonts w:ascii="Arial" w:hAnsi="Arial" w:cs="Arial"/>
        </w:rPr>
        <w:t xml:space="preserve"> </w:t>
      </w:r>
      <w:r w:rsidR="00FC262F" w:rsidRPr="00631BDE">
        <w:rPr>
          <w:rFonts w:ascii="Arial" w:hAnsi="Arial" w:cs="Arial"/>
        </w:rPr>
        <w:t>using</w:t>
      </w:r>
      <w:r w:rsidRPr="00631BDE">
        <w:rPr>
          <w:rFonts w:ascii="Arial" w:eastAsia="Times New Roman" w:hAnsi="Arial" w:cs="Arial"/>
          <w:color w:val="000000"/>
          <w:szCs w:val="23"/>
          <w:lang w:eastAsia="ja-JP"/>
        </w:rPr>
        <w:t xml:space="preserve"> a 3.3V fixed buck converter</w:t>
      </w:r>
      <w:r w:rsidR="006A6F1D" w:rsidRPr="00631BDE">
        <w:rPr>
          <w:rFonts w:ascii="Arial" w:eastAsia="Times New Roman" w:hAnsi="Arial" w:cs="Arial"/>
          <w:color w:val="000000"/>
          <w:szCs w:val="23"/>
          <w:lang w:eastAsia="ja-JP"/>
        </w:rPr>
        <w:t>. The buck converter takes</w:t>
      </w:r>
      <w:r w:rsidRPr="00631BDE">
        <w:rPr>
          <w:rFonts w:ascii="Arial" w:eastAsia="Times New Roman" w:hAnsi="Arial" w:cs="Arial"/>
          <w:color w:val="000000"/>
          <w:szCs w:val="23"/>
          <w:lang w:eastAsia="ja-JP"/>
        </w:rPr>
        <w:t xml:space="preserve"> the 15V from the AC/DC converter to a usable voltage for the microcontroller. This 3.3V is needed for the microcontroller along with the Pickit4 debugger and the UART serial interfaces.</w:t>
      </w:r>
    </w:p>
    <w:p w14:paraId="583303CF" w14:textId="77777777" w:rsidR="00D6488D" w:rsidRPr="00631BDE" w:rsidRDefault="00D6488D" w:rsidP="00631BDE">
      <w:pPr>
        <w:spacing w:line="276" w:lineRule="auto"/>
        <w:jc w:val="left"/>
        <w:rPr>
          <w:rFonts w:ascii="Arial" w:eastAsia="Times New Roman" w:hAnsi="Arial" w:cs="Arial"/>
          <w:szCs w:val="23"/>
          <w:lang w:eastAsia="ja-JP"/>
        </w:rPr>
      </w:pPr>
    </w:p>
    <w:p w14:paraId="03EBDD7F" w14:textId="77777777" w:rsidR="00267213" w:rsidRPr="00631BDE" w:rsidRDefault="00D6488D" w:rsidP="00631BDE">
      <w:pPr>
        <w:spacing w:line="276" w:lineRule="auto"/>
        <w:jc w:val="left"/>
        <w:rPr>
          <w:rFonts w:ascii="Arial" w:eastAsia="Times New Roman" w:hAnsi="Arial" w:cs="Arial"/>
          <w:color w:val="000000"/>
          <w:szCs w:val="23"/>
          <w:lang w:eastAsia="ja-JP"/>
        </w:rPr>
      </w:pPr>
      <w:r w:rsidRPr="00631BDE">
        <w:rPr>
          <w:rFonts w:ascii="Arial" w:eastAsia="Times New Roman" w:hAnsi="Arial" w:cs="Arial"/>
          <w:color w:val="000000"/>
          <w:szCs w:val="23"/>
          <w:lang w:eastAsia="ja-JP"/>
        </w:rPr>
        <w:t xml:space="preserve">The MCU subsystem receives feedback through low-voltage analog signals representing voltage and current. The MCU then sends out PWM signals to the H bridge and power control system which are used to control the inverter stage of the VFD which helps to adjust the output voltage and frequency supplied to the motor. </w:t>
      </w:r>
    </w:p>
    <w:p w14:paraId="45CF40CF" w14:textId="77777777" w:rsidR="00267213" w:rsidRPr="00631BDE" w:rsidRDefault="00267213" w:rsidP="00631BDE">
      <w:pPr>
        <w:spacing w:line="276" w:lineRule="auto"/>
        <w:jc w:val="left"/>
        <w:rPr>
          <w:rFonts w:ascii="Arial" w:eastAsia="Times New Roman" w:hAnsi="Arial" w:cs="Arial"/>
          <w:color w:val="000000"/>
          <w:szCs w:val="23"/>
          <w:lang w:eastAsia="ja-JP"/>
        </w:rPr>
      </w:pPr>
    </w:p>
    <w:p w14:paraId="3826100A" w14:textId="38C24927" w:rsidR="00D6488D" w:rsidRPr="00631BDE" w:rsidRDefault="00D37508" w:rsidP="00631BDE">
      <w:pPr>
        <w:spacing w:line="276" w:lineRule="auto"/>
        <w:rPr>
          <w:rFonts w:ascii="Arial" w:eastAsia="Times New Roman" w:hAnsi="Arial" w:cs="Arial"/>
          <w:szCs w:val="23"/>
          <w:lang w:eastAsia="ja-JP"/>
        </w:rPr>
      </w:pPr>
      <w:r w:rsidRPr="00631BDE">
        <w:rPr>
          <w:rFonts w:ascii="Arial" w:hAnsi="Arial" w:cs="Arial"/>
        </w:rPr>
        <w:t xml:space="preserve">The </w:t>
      </w:r>
      <w:r w:rsidR="00267213" w:rsidRPr="00631BDE">
        <w:rPr>
          <w:rFonts w:ascii="Arial" w:hAnsi="Arial" w:cs="Arial"/>
        </w:rPr>
        <w:t xml:space="preserve">hardware </w:t>
      </w:r>
      <w:r w:rsidR="00E17886" w:rsidRPr="00631BDE">
        <w:rPr>
          <w:rFonts w:ascii="Arial" w:hAnsi="Arial" w:cs="Arial"/>
        </w:rPr>
        <w:t xml:space="preserve">necessary for </w:t>
      </w:r>
      <w:r w:rsidR="009F346E" w:rsidRPr="00631BDE">
        <w:rPr>
          <w:rFonts w:ascii="Arial" w:hAnsi="Arial" w:cs="Arial"/>
        </w:rPr>
        <w:t>the application</w:t>
      </w:r>
      <w:r w:rsidRPr="00631BDE">
        <w:rPr>
          <w:rFonts w:ascii="Arial" w:hAnsi="Arial" w:cs="Arial"/>
        </w:rPr>
        <w:t xml:space="preserve"> </w:t>
      </w:r>
      <w:r w:rsidR="00267213" w:rsidRPr="00631BDE">
        <w:rPr>
          <w:rFonts w:ascii="Arial" w:hAnsi="Arial" w:cs="Arial"/>
        </w:rPr>
        <w:t xml:space="preserve">is </w:t>
      </w:r>
      <w:r w:rsidRPr="00631BDE">
        <w:rPr>
          <w:rFonts w:ascii="Arial" w:hAnsi="Arial" w:cs="Arial"/>
        </w:rPr>
        <w:t>placed</w:t>
      </w:r>
      <w:r w:rsidR="00267213" w:rsidRPr="00631BDE">
        <w:rPr>
          <w:rFonts w:ascii="Arial" w:hAnsi="Arial" w:cs="Arial"/>
        </w:rPr>
        <w:t xml:space="preserve"> onto a PCB</w:t>
      </w:r>
      <w:r w:rsidRPr="00631BDE">
        <w:rPr>
          <w:rFonts w:ascii="Arial" w:hAnsi="Arial" w:cs="Arial"/>
        </w:rPr>
        <w:t xml:space="preserve"> and</w:t>
      </w:r>
      <w:r w:rsidR="00267213" w:rsidRPr="00631BDE">
        <w:rPr>
          <w:rFonts w:ascii="Arial" w:hAnsi="Arial" w:cs="Arial"/>
        </w:rPr>
        <w:t xml:space="preserve"> the firmware will be coded onto </w:t>
      </w:r>
      <w:r w:rsidR="00E17886" w:rsidRPr="00631BDE">
        <w:rPr>
          <w:rFonts w:ascii="Arial" w:hAnsi="Arial" w:cs="Arial"/>
        </w:rPr>
        <w:t>the MCU</w:t>
      </w:r>
      <w:r w:rsidR="00267213" w:rsidRPr="00631BDE">
        <w:rPr>
          <w:rFonts w:ascii="Arial" w:hAnsi="Arial" w:cs="Arial"/>
        </w:rPr>
        <w:t xml:space="preserve"> to control the </w:t>
      </w:r>
      <w:r w:rsidR="00235EC8" w:rsidRPr="00631BDE">
        <w:rPr>
          <w:rFonts w:ascii="Arial" w:hAnsi="Arial" w:cs="Arial"/>
        </w:rPr>
        <w:t>PWM signals</w:t>
      </w:r>
      <w:r w:rsidR="00433F7C" w:rsidRPr="00631BDE">
        <w:rPr>
          <w:rFonts w:ascii="Arial" w:hAnsi="Arial" w:cs="Arial"/>
        </w:rPr>
        <w:t xml:space="preserve">. </w:t>
      </w:r>
      <w:r w:rsidR="00F11028" w:rsidRPr="00631BDE">
        <w:rPr>
          <w:rFonts w:ascii="Arial" w:hAnsi="Arial" w:cs="Arial"/>
        </w:rPr>
        <w:t xml:space="preserve">A potentiometer is included </w:t>
      </w:r>
      <w:r w:rsidR="00047E80" w:rsidRPr="00631BDE">
        <w:rPr>
          <w:rFonts w:ascii="Arial" w:hAnsi="Arial" w:cs="Arial"/>
        </w:rPr>
        <w:t xml:space="preserve">to vary the frequency of these PWM signals. </w:t>
      </w:r>
      <w:r w:rsidR="00B82AAC" w:rsidRPr="00631BDE">
        <w:rPr>
          <w:rFonts w:ascii="Arial" w:hAnsi="Arial" w:cs="Arial"/>
        </w:rPr>
        <w:t>A push button will also be used to turn the motor on and off</w:t>
      </w:r>
      <w:r w:rsidR="00AB11ED" w:rsidRPr="00631BDE">
        <w:rPr>
          <w:rFonts w:ascii="Arial" w:hAnsi="Arial" w:cs="Arial"/>
        </w:rPr>
        <w:t xml:space="preserve"> which is indicated by a green LED.</w:t>
      </w:r>
      <w:r w:rsidR="00C73AB9" w:rsidRPr="00631BDE">
        <w:rPr>
          <w:rFonts w:ascii="Arial" w:hAnsi="Arial" w:cs="Arial"/>
        </w:rPr>
        <w:t xml:space="preserve"> </w:t>
      </w:r>
      <w:r w:rsidR="004F0471" w:rsidRPr="00631BDE">
        <w:rPr>
          <w:rFonts w:ascii="Arial" w:hAnsi="Arial" w:cs="Arial"/>
        </w:rPr>
        <w:t xml:space="preserve">A </w:t>
      </w:r>
      <w:r w:rsidR="00AA10FC" w:rsidRPr="00631BDE">
        <w:rPr>
          <w:rFonts w:ascii="Arial" w:hAnsi="Arial" w:cs="Arial"/>
        </w:rPr>
        <w:t>5</w:t>
      </w:r>
      <w:r w:rsidR="004F0471" w:rsidRPr="00631BDE">
        <w:rPr>
          <w:rFonts w:ascii="Arial" w:hAnsi="Arial" w:cs="Arial"/>
        </w:rPr>
        <w:t xml:space="preserve"> pin connector is </w:t>
      </w:r>
      <w:r w:rsidR="00502FBA" w:rsidRPr="00631BDE">
        <w:rPr>
          <w:rFonts w:ascii="Arial" w:hAnsi="Arial" w:cs="Arial"/>
        </w:rPr>
        <w:t>used to connect to the Pickit4 debugger which</w:t>
      </w:r>
      <w:r w:rsidR="00AE7C21" w:rsidRPr="00631BDE">
        <w:rPr>
          <w:rFonts w:ascii="Arial" w:hAnsi="Arial" w:cs="Arial"/>
        </w:rPr>
        <w:t xml:space="preserve"> is used to code onto the MCU.</w:t>
      </w:r>
      <w:r w:rsidR="00713AD6" w:rsidRPr="00631BDE">
        <w:rPr>
          <w:rFonts w:ascii="Arial" w:hAnsi="Arial" w:cs="Arial"/>
        </w:rPr>
        <w:t xml:space="preserve"> </w:t>
      </w:r>
      <w:r w:rsidR="00AA10FC" w:rsidRPr="00631BDE">
        <w:rPr>
          <w:rFonts w:ascii="Arial" w:hAnsi="Arial" w:cs="Arial"/>
        </w:rPr>
        <w:t xml:space="preserve">A 3 pin connector is used </w:t>
      </w:r>
      <w:r w:rsidR="00D72532" w:rsidRPr="00631BDE">
        <w:rPr>
          <w:rFonts w:ascii="Arial" w:hAnsi="Arial" w:cs="Arial"/>
        </w:rPr>
        <w:t xml:space="preserve">for </w:t>
      </w:r>
      <w:r w:rsidR="00177E1E" w:rsidRPr="00631BDE">
        <w:rPr>
          <w:rFonts w:ascii="Arial" w:hAnsi="Arial" w:cs="Arial"/>
        </w:rPr>
        <w:t>UART</w:t>
      </w:r>
      <w:r w:rsidR="00D72532" w:rsidRPr="00631BDE">
        <w:rPr>
          <w:rFonts w:ascii="Arial" w:hAnsi="Arial" w:cs="Arial"/>
        </w:rPr>
        <w:t xml:space="preserve"> serial communication using a cable </w:t>
      </w:r>
      <w:r w:rsidR="00177E1E" w:rsidRPr="00631BDE">
        <w:rPr>
          <w:rFonts w:ascii="Arial" w:hAnsi="Arial" w:cs="Arial"/>
        </w:rPr>
        <w:t>to connect to a PC.</w:t>
      </w:r>
      <w:r w:rsidR="00D72532" w:rsidRPr="00631BDE">
        <w:rPr>
          <w:rFonts w:ascii="Arial" w:hAnsi="Arial" w:cs="Arial"/>
        </w:rPr>
        <w:t xml:space="preserve"> </w:t>
      </w:r>
      <w:r w:rsidR="00713AD6" w:rsidRPr="00631BDE">
        <w:rPr>
          <w:rFonts w:ascii="Arial" w:hAnsi="Arial" w:cs="Arial"/>
        </w:rPr>
        <w:t xml:space="preserve">Finally, a 20 pin connector is used to </w:t>
      </w:r>
      <w:r w:rsidR="00251DAC" w:rsidRPr="00631BDE">
        <w:rPr>
          <w:rFonts w:ascii="Arial" w:hAnsi="Arial" w:cs="Arial"/>
        </w:rPr>
        <w:t>send the PWM signals back to the H</w:t>
      </w:r>
      <w:r w:rsidR="00DA1CDE" w:rsidRPr="00631BDE">
        <w:rPr>
          <w:rFonts w:ascii="Arial" w:hAnsi="Arial" w:cs="Arial"/>
        </w:rPr>
        <w:t xml:space="preserve"> bridge</w:t>
      </w:r>
      <w:r w:rsidR="006F6108" w:rsidRPr="00631BDE">
        <w:rPr>
          <w:rFonts w:ascii="Arial" w:hAnsi="Arial" w:cs="Arial"/>
        </w:rPr>
        <w:t xml:space="preserve"> </w:t>
      </w:r>
      <w:r w:rsidR="005C32EF" w:rsidRPr="00631BDE">
        <w:rPr>
          <w:rFonts w:ascii="Arial" w:hAnsi="Arial" w:cs="Arial"/>
        </w:rPr>
        <w:t>and to connect to the</w:t>
      </w:r>
      <w:r w:rsidR="007C7873" w:rsidRPr="00631BDE">
        <w:rPr>
          <w:rFonts w:ascii="Arial" w:hAnsi="Arial" w:cs="Arial"/>
        </w:rPr>
        <w:t xml:space="preserve"> GPIO pin</w:t>
      </w:r>
      <w:r w:rsidR="00EA1CCB" w:rsidRPr="00631BDE">
        <w:rPr>
          <w:rFonts w:ascii="Arial" w:hAnsi="Arial" w:cs="Arial"/>
        </w:rPr>
        <w:t>s</w:t>
      </w:r>
      <w:r w:rsidR="007C7873" w:rsidRPr="00631BDE">
        <w:rPr>
          <w:rFonts w:ascii="Arial" w:hAnsi="Arial" w:cs="Arial"/>
        </w:rPr>
        <w:t>.</w:t>
      </w:r>
      <w:r w:rsidR="00F845D4" w:rsidRPr="00631BDE">
        <w:rPr>
          <w:rFonts w:ascii="Arial" w:hAnsi="Arial" w:cs="Arial"/>
        </w:rPr>
        <w:t xml:space="preserve"> </w:t>
      </w:r>
      <w:r w:rsidR="00D6488D" w:rsidRPr="00631BDE">
        <w:rPr>
          <w:rFonts w:ascii="Arial" w:eastAsia="Times New Roman" w:hAnsi="Arial" w:cs="Arial"/>
          <w:color w:val="000000"/>
          <w:szCs w:val="23"/>
          <w:lang w:eastAsia="ja-JP"/>
        </w:rPr>
        <w:t>This</w:t>
      </w:r>
      <w:r w:rsidR="00D6488D" w:rsidRPr="00631BDE">
        <w:rPr>
          <w:rFonts w:ascii="Arial" w:eastAsia="Times New Roman" w:hAnsi="Arial" w:cs="Arial"/>
          <w:color w:val="000000"/>
          <w:szCs w:val="23"/>
          <w:lang w:eastAsia="ja-JP"/>
        </w:rPr>
        <w:t xml:space="preserve"> </w:t>
      </w:r>
      <w:r w:rsidR="00D6488D" w:rsidRPr="00631BDE">
        <w:rPr>
          <w:rFonts w:ascii="Arial" w:eastAsia="Times New Roman" w:hAnsi="Arial" w:cs="Arial"/>
          <w:color w:val="000000"/>
          <w:szCs w:val="23"/>
          <w:lang w:eastAsia="ja-JP"/>
        </w:rPr>
        <w:t>PCB will later be connected to the power and optoelectronics subsystems. </w:t>
      </w:r>
    </w:p>
    <w:p w14:paraId="45B38E3C" w14:textId="77777777" w:rsidR="00D6488D" w:rsidRPr="00631BDE" w:rsidRDefault="00D6488D" w:rsidP="00631BDE">
      <w:pPr>
        <w:spacing w:line="276" w:lineRule="auto"/>
        <w:rPr>
          <w:rFonts w:ascii="Arial" w:hAnsi="Arial" w:cs="Arial"/>
        </w:rPr>
      </w:pPr>
    </w:p>
    <w:p w14:paraId="2D328D82" w14:textId="77777777" w:rsidR="008467B8" w:rsidRPr="00631BDE" w:rsidRDefault="008D0A0C" w:rsidP="00631BDE">
      <w:pPr>
        <w:keepNext/>
        <w:spacing w:line="276" w:lineRule="auto"/>
        <w:rPr>
          <w:rFonts w:ascii="Arial" w:hAnsi="Arial" w:cs="Arial"/>
        </w:rPr>
      </w:pPr>
      <w:r w:rsidRPr="00631BDE">
        <w:rPr>
          <w:rFonts w:ascii="Arial" w:hAnsi="Arial" w:cs="Arial"/>
        </w:rPr>
        <w:lastRenderedPageBreak/>
        <w:drawing>
          <wp:inline distT="0" distB="0" distL="0" distR="0" wp14:anchorId="0DF10EB3" wp14:editId="256B8B49">
            <wp:extent cx="5943600" cy="3036570"/>
            <wp:effectExtent l="38100" t="38100" r="38100" b="30480"/>
            <wp:docPr id="1986061904" name="Picture 2"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61904" name="Picture 2" descr="A diagram of a computer syste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36570"/>
                    </a:xfrm>
                    <a:prstGeom prst="rect">
                      <a:avLst/>
                    </a:prstGeom>
                    <a:noFill/>
                    <a:ln w="38100">
                      <a:solidFill>
                        <a:schemeClr val="tx1"/>
                      </a:solidFill>
                    </a:ln>
                  </pic:spPr>
                </pic:pic>
              </a:graphicData>
            </a:graphic>
          </wp:inline>
        </w:drawing>
      </w:r>
    </w:p>
    <w:p w14:paraId="1FF9CEE9" w14:textId="1B648576" w:rsidR="009E10FE" w:rsidRPr="00631BDE" w:rsidRDefault="008467B8" w:rsidP="00631BDE">
      <w:pPr>
        <w:pStyle w:val="Caption"/>
        <w:framePr w:w="6911" w:h="715" w:hRule="exact" w:wrap="around" w:x="2594" w:y="92"/>
        <w:spacing w:line="276" w:lineRule="auto"/>
        <w:jc w:val="center"/>
        <w:rPr>
          <w:rFonts w:ascii="Arial" w:hAnsi="Arial" w:cs="Arial"/>
          <w:b w:val="0"/>
          <w:i/>
        </w:rPr>
      </w:pPr>
      <w:bookmarkStart w:id="22" w:name="_Toc184335658"/>
      <w:r w:rsidRPr="00631BDE">
        <w:rPr>
          <w:rFonts w:ascii="Arial" w:hAnsi="Arial" w:cs="Arial"/>
          <w:b w:val="0"/>
          <w:bCs w:val="0"/>
          <w:i/>
          <w:iCs/>
        </w:rPr>
        <w:t xml:space="preserve">Figure </w:t>
      </w:r>
      <w:r w:rsidRPr="00631BDE">
        <w:rPr>
          <w:rFonts w:ascii="Arial" w:hAnsi="Arial" w:cs="Arial"/>
          <w:b w:val="0"/>
          <w:bCs w:val="0"/>
          <w:i/>
          <w:iCs/>
        </w:rPr>
        <w:fldChar w:fldCharType="begin"/>
      </w:r>
      <w:r w:rsidRPr="00631BDE">
        <w:rPr>
          <w:rFonts w:ascii="Arial" w:hAnsi="Arial" w:cs="Arial"/>
          <w:b w:val="0"/>
          <w:bCs w:val="0"/>
          <w:i/>
          <w:iCs/>
        </w:rPr>
        <w:instrText xml:space="preserve"> SEQ Figure \* ARABIC </w:instrText>
      </w:r>
      <w:r w:rsidRPr="00631BDE">
        <w:rPr>
          <w:rFonts w:ascii="Arial" w:hAnsi="Arial" w:cs="Arial"/>
          <w:b w:val="0"/>
          <w:bCs w:val="0"/>
          <w:i/>
          <w:iCs/>
        </w:rPr>
        <w:fldChar w:fldCharType="separate"/>
      </w:r>
      <w:r w:rsidR="00C07716">
        <w:rPr>
          <w:rFonts w:ascii="Arial" w:hAnsi="Arial" w:cs="Arial"/>
          <w:b w:val="0"/>
          <w:bCs w:val="0"/>
          <w:i/>
          <w:iCs/>
          <w:noProof/>
        </w:rPr>
        <w:t>3</w:t>
      </w:r>
      <w:r w:rsidRPr="00631BDE">
        <w:rPr>
          <w:rFonts w:ascii="Arial" w:hAnsi="Arial" w:cs="Arial"/>
          <w:b w:val="0"/>
          <w:bCs w:val="0"/>
          <w:i/>
          <w:iCs/>
        </w:rPr>
        <w:fldChar w:fldCharType="end"/>
      </w:r>
      <w:r w:rsidRPr="00631BDE">
        <w:rPr>
          <w:rFonts w:ascii="Arial" w:hAnsi="Arial" w:cs="Arial"/>
          <w:b w:val="0"/>
          <w:bCs w:val="0"/>
          <w:i/>
          <w:iCs/>
        </w:rPr>
        <w:t>: Block diagram of the microcontroller subsystem</w:t>
      </w:r>
      <w:bookmarkEnd w:id="22"/>
    </w:p>
    <w:p w14:paraId="27686584" w14:textId="77777777" w:rsidR="00405C49" w:rsidRPr="00631BDE" w:rsidRDefault="00405C49" w:rsidP="00631BDE">
      <w:pPr>
        <w:spacing w:line="276" w:lineRule="auto"/>
        <w:rPr>
          <w:rFonts w:ascii="Arial" w:hAnsi="Arial" w:cs="Arial"/>
        </w:rPr>
      </w:pPr>
    </w:p>
    <w:tbl>
      <w:tblPr>
        <w:tblW w:w="9360" w:type="dxa"/>
        <w:tblCellMar>
          <w:top w:w="15" w:type="dxa"/>
          <w:left w:w="15" w:type="dxa"/>
          <w:bottom w:w="15" w:type="dxa"/>
          <w:right w:w="15" w:type="dxa"/>
        </w:tblCellMar>
        <w:tblLook w:val="04A0" w:firstRow="1" w:lastRow="0" w:firstColumn="1" w:lastColumn="0" w:noHBand="0" w:noVBand="1"/>
      </w:tblPr>
      <w:tblGrid>
        <w:gridCol w:w="4680"/>
        <w:gridCol w:w="4680"/>
      </w:tblGrid>
      <w:tr w:rsidR="00966C61" w:rsidRPr="00631BDE" w14:paraId="5013D654" w14:textId="77777777" w:rsidTr="00807D81">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183A1FC" w14:textId="77777777" w:rsidR="00966C61" w:rsidRPr="00631BDE" w:rsidRDefault="00966C61" w:rsidP="00631BDE">
            <w:pPr>
              <w:spacing w:line="276" w:lineRule="auto"/>
              <w:rPr>
                <w:rFonts w:ascii="Arial" w:hAnsi="Arial" w:cs="Arial"/>
                <w:b/>
                <w:sz w:val="18"/>
                <w:szCs w:val="18"/>
              </w:rPr>
            </w:pPr>
            <w:r w:rsidRPr="00631BDE">
              <w:rPr>
                <w:rFonts w:ascii="Arial" w:hAnsi="Arial" w:cs="Arial"/>
                <w:b/>
                <w:sz w:val="18"/>
                <w:szCs w:val="18"/>
              </w:rPr>
              <w:t>Pin</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1EA2ED7" w14:textId="77777777" w:rsidR="00966C61" w:rsidRPr="00631BDE" w:rsidRDefault="00966C61" w:rsidP="00631BDE">
            <w:pPr>
              <w:spacing w:line="276" w:lineRule="auto"/>
              <w:rPr>
                <w:rFonts w:ascii="Arial" w:hAnsi="Arial" w:cs="Arial"/>
                <w:b/>
                <w:sz w:val="18"/>
                <w:szCs w:val="18"/>
              </w:rPr>
            </w:pPr>
            <w:r w:rsidRPr="00631BDE">
              <w:rPr>
                <w:rFonts w:ascii="Arial" w:hAnsi="Arial" w:cs="Arial"/>
                <w:b/>
                <w:sz w:val="18"/>
                <w:szCs w:val="18"/>
              </w:rPr>
              <w:t>Function</w:t>
            </w:r>
          </w:p>
        </w:tc>
      </w:tr>
      <w:tr w:rsidR="00966C61" w:rsidRPr="00631BDE" w14:paraId="78775A41" w14:textId="77777777" w:rsidTr="00395E17">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41247C2" w14:textId="77777777" w:rsidR="00966C61" w:rsidRPr="00631BDE" w:rsidRDefault="00966C61" w:rsidP="00631BDE">
            <w:pPr>
              <w:spacing w:line="276" w:lineRule="auto"/>
              <w:rPr>
                <w:rFonts w:ascii="Arial" w:hAnsi="Arial" w:cs="Arial"/>
                <w:sz w:val="18"/>
                <w:szCs w:val="18"/>
              </w:rPr>
            </w:pPr>
            <w:r w:rsidRPr="00631BDE">
              <w:rPr>
                <w:rFonts w:ascii="Arial" w:hAnsi="Arial" w:cs="Arial"/>
                <w:sz w:val="18"/>
                <w:szCs w:val="18"/>
              </w:rPr>
              <w:t>1</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C579EE3" w14:textId="77777777" w:rsidR="00966C61" w:rsidRPr="00631BDE" w:rsidRDefault="00966C61" w:rsidP="00631BDE">
            <w:pPr>
              <w:spacing w:line="276" w:lineRule="auto"/>
              <w:rPr>
                <w:rFonts w:ascii="Arial" w:hAnsi="Arial" w:cs="Arial"/>
                <w:sz w:val="18"/>
                <w:szCs w:val="18"/>
              </w:rPr>
            </w:pPr>
            <w:r w:rsidRPr="00631BDE">
              <w:rPr>
                <w:rFonts w:ascii="Arial" w:hAnsi="Arial" w:cs="Arial"/>
                <w:sz w:val="18"/>
                <w:szCs w:val="18"/>
              </w:rPr>
              <w:t>PWM1H</w:t>
            </w:r>
          </w:p>
        </w:tc>
      </w:tr>
      <w:tr w:rsidR="00966C61" w:rsidRPr="00631BDE" w14:paraId="18832C68" w14:textId="77777777" w:rsidTr="00395E17">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5CE701E" w14:textId="77777777" w:rsidR="00966C61" w:rsidRPr="00631BDE" w:rsidRDefault="00966C61" w:rsidP="00631BDE">
            <w:pPr>
              <w:spacing w:line="276" w:lineRule="auto"/>
              <w:rPr>
                <w:rFonts w:ascii="Arial" w:hAnsi="Arial" w:cs="Arial"/>
                <w:sz w:val="18"/>
                <w:szCs w:val="18"/>
              </w:rPr>
            </w:pPr>
            <w:r w:rsidRPr="00631BDE">
              <w:rPr>
                <w:rFonts w:ascii="Arial" w:hAnsi="Arial" w:cs="Arial"/>
                <w:sz w:val="18"/>
                <w:szCs w:val="18"/>
              </w:rPr>
              <w:t>2</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BAFF628" w14:textId="77777777" w:rsidR="00966C61" w:rsidRPr="00631BDE" w:rsidRDefault="00966C61" w:rsidP="00631BDE">
            <w:pPr>
              <w:spacing w:line="276" w:lineRule="auto"/>
              <w:rPr>
                <w:rFonts w:ascii="Arial" w:hAnsi="Arial" w:cs="Arial"/>
                <w:sz w:val="18"/>
                <w:szCs w:val="18"/>
              </w:rPr>
            </w:pPr>
            <w:r w:rsidRPr="00631BDE">
              <w:rPr>
                <w:rFonts w:ascii="Arial" w:hAnsi="Arial" w:cs="Arial"/>
                <w:sz w:val="18"/>
                <w:szCs w:val="18"/>
              </w:rPr>
              <w:t>GPIO</w:t>
            </w:r>
          </w:p>
        </w:tc>
      </w:tr>
      <w:tr w:rsidR="00966C61" w:rsidRPr="00631BDE" w14:paraId="60DED87C" w14:textId="77777777" w:rsidTr="02C0CE0E">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B4B5D61" w14:textId="77777777" w:rsidR="00966C61" w:rsidRPr="00631BDE" w:rsidRDefault="00966C61" w:rsidP="00631BDE">
            <w:pPr>
              <w:spacing w:line="276" w:lineRule="auto"/>
              <w:rPr>
                <w:rFonts w:ascii="Arial" w:hAnsi="Arial" w:cs="Arial"/>
                <w:sz w:val="18"/>
                <w:szCs w:val="18"/>
              </w:rPr>
            </w:pPr>
            <w:r w:rsidRPr="00631BDE">
              <w:rPr>
                <w:rFonts w:ascii="Arial" w:hAnsi="Arial" w:cs="Arial"/>
                <w:sz w:val="18"/>
                <w:szCs w:val="18"/>
              </w:rPr>
              <w:t>3</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54A5D02" w14:textId="77777777" w:rsidR="00966C61" w:rsidRPr="00631BDE" w:rsidRDefault="00966C61" w:rsidP="00631BDE">
            <w:pPr>
              <w:spacing w:line="276" w:lineRule="auto"/>
              <w:rPr>
                <w:rFonts w:ascii="Arial" w:hAnsi="Arial" w:cs="Arial"/>
                <w:sz w:val="18"/>
                <w:szCs w:val="18"/>
              </w:rPr>
            </w:pPr>
            <w:r w:rsidRPr="00631BDE">
              <w:rPr>
                <w:rFonts w:ascii="Arial" w:hAnsi="Arial" w:cs="Arial"/>
                <w:sz w:val="18"/>
                <w:szCs w:val="18"/>
              </w:rPr>
              <w:t>PWM1L</w:t>
            </w:r>
          </w:p>
        </w:tc>
      </w:tr>
      <w:tr w:rsidR="00966C61" w:rsidRPr="00631BDE" w14:paraId="2E63B2FB" w14:textId="77777777" w:rsidTr="02C0CE0E">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024072E" w14:textId="77777777" w:rsidR="00966C61" w:rsidRPr="00631BDE" w:rsidRDefault="00966C61" w:rsidP="00631BDE">
            <w:pPr>
              <w:spacing w:line="276" w:lineRule="auto"/>
              <w:rPr>
                <w:rFonts w:ascii="Arial" w:hAnsi="Arial" w:cs="Arial"/>
                <w:sz w:val="18"/>
                <w:szCs w:val="18"/>
              </w:rPr>
            </w:pPr>
            <w:r w:rsidRPr="00631BDE">
              <w:rPr>
                <w:rFonts w:ascii="Arial" w:hAnsi="Arial" w:cs="Arial"/>
                <w:sz w:val="18"/>
                <w:szCs w:val="18"/>
              </w:rPr>
              <w:t>4</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344C65" w14:textId="77777777" w:rsidR="00966C61" w:rsidRPr="00631BDE" w:rsidRDefault="00966C61" w:rsidP="00631BDE">
            <w:pPr>
              <w:spacing w:line="276" w:lineRule="auto"/>
              <w:rPr>
                <w:rFonts w:ascii="Arial" w:hAnsi="Arial" w:cs="Arial"/>
                <w:sz w:val="18"/>
                <w:szCs w:val="18"/>
              </w:rPr>
            </w:pPr>
            <w:r w:rsidRPr="00631BDE">
              <w:rPr>
                <w:rFonts w:ascii="Arial" w:hAnsi="Arial" w:cs="Arial"/>
                <w:sz w:val="18"/>
                <w:szCs w:val="18"/>
              </w:rPr>
              <w:t>GPIO</w:t>
            </w:r>
          </w:p>
        </w:tc>
      </w:tr>
      <w:tr w:rsidR="00966C61" w:rsidRPr="00631BDE" w14:paraId="319C0DD6" w14:textId="77777777" w:rsidTr="02C0CE0E">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1D61D6D" w14:textId="77777777" w:rsidR="00966C61" w:rsidRPr="00631BDE" w:rsidRDefault="00966C61" w:rsidP="00631BDE">
            <w:pPr>
              <w:spacing w:line="276" w:lineRule="auto"/>
              <w:rPr>
                <w:rFonts w:ascii="Arial" w:hAnsi="Arial" w:cs="Arial"/>
                <w:sz w:val="18"/>
                <w:szCs w:val="18"/>
              </w:rPr>
            </w:pPr>
            <w:r w:rsidRPr="00631BDE">
              <w:rPr>
                <w:rFonts w:ascii="Arial" w:hAnsi="Arial" w:cs="Arial"/>
                <w:sz w:val="18"/>
                <w:szCs w:val="18"/>
              </w:rPr>
              <w:t>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E33BB0F" w14:textId="77777777" w:rsidR="00966C61" w:rsidRPr="00631BDE" w:rsidRDefault="00966C61" w:rsidP="00631BDE">
            <w:pPr>
              <w:spacing w:line="276" w:lineRule="auto"/>
              <w:rPr>
                <w:rFonts w:ascii="Arial" w:hAnsi="Arial" w:cs="Arial"/>
                <w:sz w:val="18"/>
                <w:szCs w:val="18"/>
              </w:rPr>
            </w:pPr>
            <w:r w:rsidRPr="00631BDE">
              <w:rPr>
                <w:rFonts w:ascii="Arial" w:hAnsi="Arial" w:cs="Arial"/>
                <w:sz w:val="18"/>
                <w:szCs w:val="18"/>
              </w:rPr>
              <w:t>MCLR</w:t>
            </w:r>
          </w:p>
        </w:tc>
      </w:tr>
      <w:tr w:rsidR="00966C61" w:rsidRPr="00631BDE" w14:paraId="75C0640C" w14:textId="77777777" w:rsidTr="02C0CE0E">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ACB86FC" w14:textId="77777777" w:rsidR="00966C61" w:rsidRPr="00631BDE" w:rsidRDefault="00966C61" w:rsidP="00631BDE">
            <w:pPr>
              <w:spacing w:line="276" w:lineRule="auto"/>
              <w:rPr>
                <w:rFonts w:ascii="Arial" w:hAnsi="Arial" w:cs="Arial"/>
                <w:sz w:val="18"/>
                <w:szCs w:val="18"/>
              </w:rPr>
            </w:pPr>
            <w:r w:rsidRPr="00631BDE">
              <w:rPr>
                <w:rFonts w:ascii="Arial" w:hAnsi="Arial" w:cs="Arial"/>
                <w:sz w:val="18"/>
                <w:szCs w:val="18"/>
              </w:rPr>
              <w:t>11,32,50,70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D064CE2" w14:textId="77777777" w:rsidR="00966C61" w:rsidRPr="00631BDE" w:rsidRDefault="00966C61" w:rsidP="00631BDE">
            <w:pPr>
              <w:spacing w:line="276" w:lineRule="auto"/>
              <w:rPr>
                <w:rFonts w:ascii="Arial" w:hAnsi="Arial" w:cs="Arial"/>
                <w:sz w:val="18"/>
                <w:szCs w:val="18"/>
              </w:rPr>
            </w:pPr>
            <w:r w:rsidRPr="00631BDE">
              <w:rPr>
                <w:rFonts w:ascii="Arial" w:hAnsi="Arial" w:cs="Arial"/>
                <w:sz w:val="18"/>
                <w:szCs w:val="18"/>
              </w:rPr>
              <w:t>VSS</w:t>
            </w:r>
          </w:p>
        </w:tc>
      </w:tr>
      <w:tr w:rsidR="00966C61" w:rsidRPr="00631BDE" w14:paraId="01CD36A2" w14:textId="77777777" w:rsidTr="02C0CE0E">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0CB1A91" w14:textId="77777777" w:rsidR="00966C61" w:rsidRPr="00631BDE" w:rsidRDefault="00966C61" w:rsidP="00631BDE">
            <w:pPr>
              <w:spacing w:line="276" w:lineRule="auto"/>
              <w:rPr>
                <w:rFonts w:ascii="Arial" w:hAnsi="Arial" w:cs="Arial"/>
                <w:sz w:val="18"/>
                <w:szCs w:val="18"/>
              </w:rPr>
            </w:pPr>
            <w:r w:rsidRPr="00631BDE">
              <w:rPr>
                <w:rFonts w:ascii="Arial" w:hAnsi="Arial" w:cs="Arial"/>
                <w:sz w:val="18"/>
                <w:szCs w:val="18"/>
              </w:rPr>
              <w:t>12,31,51,71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AC71068" w14:textId="77777777" w:rsidR="00966C61" w:rsidRPr="00631BDE" w:rsidRDefault="00966C61" w:rsidP="00631BDE">
            <w:pPr>
              <w:spacing w:line="276" w:lineRule="auto"/>
              <w:rPr>
                <w:rFonts w:ascii="Arial" w:hAnsi="Arial" w:cs="Arial"/>
                <w:sz w:val="18"/>
                <w:szCs w:val="18"/>
              </w:rPr>
            </w:pPr>
            <w:r w:rsidRPr="00631BDE">
              <w:rPr>
                <w:rFonts w:ascii="Arial" w:hAnsi="Arial" w:cs="Arial"/>
                <w:sz w:val="18"/>
                <w:szCs w:val="18"/>
              </w:rPr>
              <w:t>VDD</w:t>
            </w:r>
          </w:p>
        </w:tc>
      </w:tr>
      <w:tr w:rsidR="00966C61" w:rsidRPr="00631BDE" w14:paraId="112B3061" w14:textId="77777777" w:rsidTr="02C0CE0E">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8B597F4" w14:textId="345323FF" w:rsidR="00966C61" w:rsidRPr="00631BDE" w:rsidRDefault="00966C61" w:rsidP="00631BDE">
            <w:pPr>
              <w:spacing w:line="276" w:lineRule="auto"/>
              <w:rPr>
                <w:rFonts w:ascii="Arial" w:hAnsi="Arial" w:cs="Arial"/>
                <w:sz w:val="18"/>
                <w:szCs w:val="18"/>
              </w:rPr>
            </w:pPr>
            <w:r w:rsidRPr="00631BDE">
              <w:rPr>
                <w:rFonts w:ascii="Arial" w:hAnsi="Arial" w:cs="Arial"/>
                <w:sz w:val="18"/>
                <w:szCs w:val="18"/>
              </w:rPr>
              <w:t>17</w:t>
            </w:r>
            <w:r w:rsidR="00EC30EB" w:rsidRPr="00631BDE">
              <w:rPr>
                <w:rFonts w:ascii="Arial" w:hAnsi="Arial" w:cs="Arial"/>
                <w:sz w:val="18"/>
                <w:szCs w:val="18"/>
              </w:rPr>
              <w:t>,19,22,</w:t>
            </w:r>
            <w:r w:rsidR="00443B18" w:rsidRPr="00631BDE">
              <w:rPr>
                <w:rFonts w:ascii="Arial" w:hAnsi="Arial" w:cs="Arial"/>
                <w:sz w:val="18"/>
                <w:szCs w:val="18"/>
              </w:rPr>
              <w:t>39,42,44</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99340D7" w14:textId="77777777" w:rsidR="00966C61" w:rsidRPr="00631BDE" w:rsidRDefault="00966C61" w:rsidP="00631BDE">
            <w:pPr>
              <w:spacing w:line="276" w:lineRule="auto"/>
              <w:rPr>
                <w:rFonts w:ascii="Arial" w:hAnsi="Arial" w:cs="Arial"/>
                <w:sz w:val="18"/>
                <w:szCs w:val="18"/>
              </w:rPr>
            </w:pPr>
            <w:r w:rsidRPr="00631BDE">
              <w:rPr>
                <w:rFonts w:ascii="Arial" w:hAnsi="Arial" w:cs="Arial"/>
                <w:sz w:val="18"/>
                <w:szCs w:val="18"/>
              </w:rPr>
              <w:t>GPIO</w:t>
            </w:r>
          </w:p>
        </w:tc>
      </w:tr>
      <w:tr w:rsidR="00966C61" w:rsidRPr="00631BDE" w14:paraId="652D32DB" w14:textId="77777777" w:rsidTr="02C0CE0E">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058F6B6" w14:textId="77777777" w:rsidR="00966C61" w:rsidRPr="00631BDE" w:rsidRDefault="00966C61" w:rsidP="00631BDE">
            <w:pPr>
              <w:spacing w:line="276" w:lineRule="auto"/>
              <w:rPr>
                <w:rFonts w:ascii="Arial" w:hAnsi="Arial" w:cs="Arial"/>
                <w:sz w:val="18"/>
                <w:szCs w:val="18"/>
              </w:rPr>
            </w:pPr>
            <w:r w:rsidRPr="00631BDE">
              <w:rPr>
                <w:rFonts w:ascii="Arial" w:hAnsi="Arial" w:cs="Arial"/>
                <w:sz w:val="18"/>
                <w:szCs w:val="18"/>
              </w:rPr>
              <w:t>24</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FFD5831" w14:textId="77777777" w:rsidR="00966C61" w:rsidRPr="00631BDE" w:rsidRDefault="00966C61" w:rsidP="00631BDE">
            <w:pPr>
              <w:spacing w:line="276" w:lineRule="auto"/>
              <w:rPr>
                <w:rFonts w:ascii="Arial" w:hAnsi="Arial" w:cs="Arial"/>
                <w:sz w:val="18"/>
                <w:szCs w:val="18"/>
              </w:rPr>
            </w:pPr>
            <w:r w:rsidRPr="00631BDE">
              <w:rPr>
                <w:rFonts w:ascii="Arial" w:hAnsi="Arial" w:cs="Arial"/>
                <w:sz w:val="18"/>
                <w:szCs w:val="18"/>
              </w:rPr>
              <w:t>GPIO (LED 2)</w:t>
            </w:r>
          </w:p>
        </w:tc>
      </w:tr>
      <w:tr w:rsidR="00966C61" w:rsidRPr="00631BDE" w14:paraId="653D1FC0" w14:textId="77777777" w:rsidTr="02C0CE0E">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204E8BB" w14:textId="77777777" w:rsidR="00966C61" w:rsidRPr="00631BDE" w:rsidRDefault="00966C61" w:rsidP="00631BDE">
            <w:pPr>
              <w:spacing w:line="276" w:lineRule="auto"/>
              <w:rPr>
                <w:rFonts w:ascii="Arial" w:hAnsi="Arial" w:cs="Arial"/>
                <w:sz w:val="18"/>
                <w:szCs w:val="18"/>
              </w:rPr>
            </w:pPr>
            <w:r w:rsidRPr="00631BDE">
              <w:rPr>
                <w:rFonts w:ascii="Arial" w:hAnsi="Arial" w:cs="Arial"/>
                <w:sz w:val="18"/>
                <w:szCs w:val="18"/>
              </w:rPr>
              <w:t>25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611A5C" w14:textId="77777777" w:rsidR="00966C61" w:rsidRPr="00631BDE" w:rsidRDefault="00966C61" w:rsidP="00631BDE">
            <w:pPr>
              <w:spacing w:line="276" w:lineRule="auto"/>
              <w:rPr>
                <w:rFonts w:ascii="Arial" w:hAnsi="Arial" w:cs="Arial"/>
                <w:sz w:val="18"/>
                <w:szCs w:val="18"/>
              </w:rPr>
            </w:pPr>
            <w:r w:rsidRPr="00631BDE">
              <w:rPr>
                <w:rFonts w:ascii="Arial" w:hAnsi="Arial" w:cs="Arial"/>
                <w:sz w:val="18"/>
                <w:szCs w:val="18"/>
              </w:rPr>
              <w:t>AVDD</w:t>
            </w:r>
          </w:p>
        </w:tc>
      </w:tr>
      <w:tr w:rsidR="00966C61" w:rsidRPr="00631BDE" w14:paraId="00EFDA60" w14:textId="77777777" w:rsidTr="02C0CE0E">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4F7EAE7" w14:textId="77777777" w:rsidR="00966C61" w:rsidRPr="00631BDE" w:rsidRDefault="00966C61" w:rsidP="00631BDE">
            <w:pPr>
              <w:spacing w:line="276" w:lineRule="auto"/>
              <w:rPr>
                <w:rFonts w:ascii="Arial" w:hAnsi="Arial" w:cs="Arial"/>
                <w:sz w:val="18"/>
                <w:szCs w:val="18"/>
              </w:rPr>
            </w:pPr>
            <w:r w:rsidRPr="00631BDE">
              <w:rPr>
                <w:rFonts w:ascii="Arial" w:hAnsi="Arial" w:cs="Arial"/>
                <w:sz w:val="18"/>
                <w:szCs w:val="18"/>
              </w:rPr>
              <w:t>26</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5FB9E2C" w14:textId="77777777" w:rsidR="00966C61" w:rsidRPr="00631BDE" w:rsidRDefault="00966C61" w:rsidP="00631BDE">
            <w:pPr>
              <w:spacing w:line="276" w:lineRule="auto"/>
              <w:rPr>
                <w:rFonts w:ascii="Arial" w:hAnsi="Arial" w:cs="Arial"/>
                <w:sz w:val="18"/>
                <w:szCs w:val="18"/>
              </w:rPr>
            </w:pPr>
            <w:r w:rsidRPr="00631BDE">
              <w:rPr>
                <w:rFonts w:ascii="Arial" w:hAnsi="Arial" w:cs="Arial"/>
                <w:sz w:val="18"/>
                <w:szCs w:val="18"/>
              </w:rPr>
              <w:t>AVss</w:t>
            </w:r>
          </w:p>
        </w:tc>
      </w:tr>
      <w:tr w:rsidR="00966C61" w:rsidRPr="00631BDE" w14:paraId="7284FD1D" w14:textId="77777777" w:rsidTr="02C0CE0E">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9946EE" w14:textId="77777777" w:rsidR="00966C61" w:rsidRPr="00631BDE" w:rsidRDefault="00966C61" w:rsidP="00631BDE">
            <w:pPr>
              <w:spacing w:line="276" w:lineRule="auto"/>
              <w:rPr>
                <w:rFonts w:ascii="Arial" w:hAnsi="Arial" w:cs="Arial"/>
                <w:sz w:val="18"/>
                <w:szCs w:val="18"/>
              </w:rPr>
            </w:pPr>
            <w:r w:rsidRPr="00631BDE">
              <w:rPr>
                <w:rFonts w:ascii="Arial" w:hAnsi="Arial" w:cs="Arial"/>
                <w:sz w:val="18"/>
                <w:szCs w:val="18"/>
              </w:rPr>
              <w:t>34</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F42D8D3" w14:textId="77777777" w:rsidR="00966C61" w:rsidRPr="00631BDE" w:rsidRDefault="00966C61" w:rsidP="00631BDE">
            <w:pPr>
              <w:spacing w:line="276" w:lineRule="auto"/>
              <w:rPr>
                <w:rFonts w:ascii="Arial" w:hAnsi="Arial" w:cs="Arial"/>
                <w:sz w:val="18"/>
                <w:szCs w:val="18"/>
              </w:rPr>
            </w:pPr>
            <w:r w:rsidRPr="00631BDE">
              <w:rPr>
                <w:rFonts w:ascii="Arial" w:hAnsi="Arial" w:cs="Arial"/>
                <w:sz w:val="18"/>
                <w:szCs w:val="18"/>
              </w:rPr>
              <w:t>Clock input</w:t>
            </w:r>
          </w:p>
        </w:tc>
      </w:tr>
      <w:tr w:rsidR="00966C61" w:rsidRPr="00631BDE" w14:paraId="31633D1F" w14:textId="77777777" w:rsidTr="02C0CE0E">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2EF3DB0" w14:textId="77777777" w:rsidR="00966C61" w:rsidRPr="00631BDE" w:rsidRDefault="00966C61" w:rsidP="00631BDE">
            <w:pPr>
              <w:spacing w:line="276" w:lineRule="auto"/>
              <w:rPr>
                <w:rFonts w:ascii="Arial" w:hAnsi="Arial" w:cs="Arial"/>
                <w:sz w:val="18"/>
                <w:szCs w:val="18"/>
              </w:rPr>
            </w:pPr>
            <w:r w:rsidRPr="00631BDE">
              <w:rPr>
                <w:rFonts w:ascii="Arial" w:hAnsi="Arial" w:cs="Arial"/>
                <w:sz w:val="18"/>
                <w:szCs w:val="18"/>
              </w:rPr>
              <w:t>37</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F1E8864" w14:textId="77777777" w:rsidR="00966C61" w:rsidRPr="00631BDE" w:rsidRDefault="00966C61" w:rsidP="00631BDE">
            <w:pPr>
              <w:spacing w:line="276" w:lineRule="auto"/>
              <w:rPr>
                <w:rFonts w:ascii="Arial" w:hAnsi="Arial" w:cs="Arial"/>
                <w:sz w:val="18"/>
                <w:szCs w:val="18"/>
              </w:rPr>
            </w:pPr>
            <w:r w:rsidRPr="00631BDE">
              <w:rPr>
                <w:rFonts w:ascii="Arial" w:hAnsi="Arial" w:cs="Arial"/>
                <w:sz w:val="18"/>
                <w:szCs w:val="18"/>
              </w:rPr>
              <w:t>GPIO (LED 1)</w:t>
            </w:r>
          </w:p>
        </w:tc>
      </w:tr>
      <w:tr w:rsidR="00966C61" w:rsidRPr="00631BDE" w14:paraId="374A6E11" w14:textId="77777777" w:rsidTr="02C0CE0E">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0A0912B" w14:textId="77777777" w:rsidR="00966C61" w:rsidRPr="00631BDE" w:rsidRDefault="00966C61" w:rsidP="00631BDE">
            <w:pPr>
              <w:spacing w:line="276" w:lineRule="auto"/>
              <w:rPr>
                <w:rFonts w:ascii="Arial" w:hAnsi="Arial" w:cs="Arial"/>
                <w:sz w:val="18"/>
                <w:szCs w:val="18"/>
              </w:rPr>
            </w:pPr>
            <w:r w:rsidRPr="00631BDE">
              <w:rPr>
                <w:rFonts w:ascii="Arial" w:hAnsi="Arial" w:cs="Arial"/>
                <w:sz w:val="18"/>
                <w:szCs w:val="18"/>
              </w:rPr>
              <w:t>60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AEDFE88" w14:textId="77777777" w:rsidR="00966C61" w:rsidRPr="00631BDE" w:rsidRDefault="00966C61" w:rsidP="00631BDE">
            <w:pPr>
              <w:spacing w:line="276" w:lineRule="auto"/>
              <w:rPr>
                <w:rFonts w:ascii="Arial" w:hAnsi="Arial" w:cs="Arial"/>
                <w:sz w:val="18"/>
                <w:szCs w:val="18"/>
              </w:rPr>
            </w:pPr>
            <w:r w:rsidRPr="00631BDE">
              <w:rPr>
                <w:rFonts w:ascii="Arial" w:hAnsi="Arial" w:cs="Arial"/>
                <w:sz w:val="18"/>
                <w:szCs w:val="18"/>
              </w:rPr>
              <w:t>PGD1</w:t>
            </w:r>
          </w:p>
        </w:tc>
      </w:tr>
      <w:tr w:rsidR="00966C61" w:rsidRPr="00631BDE" w14:paraId="4E37C5EC" w14:textId="77777777" w:rsidTr="02C0CE0E">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D6D40AB" w14:textId="77777777" w:rsidR="00966C61" w:rsidRPr="00631BDE" w:rsidRDefault="00966C61" w:rsidP="00631BDE">
            <w:pPr>
              <w:spacing w:line="276" w:lineRule="auto"/>
              <w:rPr>
                <w:rFonts w:ascii="Arial" w:hAnsi="Arial" w:cs="Arial"/>
                <w:sz w:val="18"/>
                <w:szCs w:val="18"/>
              </w:rPr>
            </w:pPr>
            <w:r w:rsidRPr="00631BDE">
              <w:rPr>
                <w:rFonts w:ascii="Arial" w:hAnsi="Arial" w:cs="Arial"/>
                <w:sz w:val="18"/>
                <w:szCs w:val="18"/>
              </w:rPr>
              <w:lastRenderedPageBreak/>
              <w:t>61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356A655" w14:textId="77777777" w:rsidR="00966C61" w:rsidRPr="00631BDE" w:rsidRDefault="00966C61" w:rsidP="00631BDE">
            <w:pPr>
              <w:spacing w:line="276" w:lineRule="auto"/>
              <w:rPr>
                <w:rFonts w:ascii="Arial" w:hAnsi="Arial" w:cs="Arial"/>
                <w:sz w:val="18"/>
                <w:szCs w:val="18"/>
              </w:rPr>
            </w:pPr>
            <w:r w:rsidRPr="00631BDE">
              <w:rPr>
                <w:rFonts w:ascii="Arial" w:hAnsi="Arial" w:cs="Arial"/>
                <w:sz w:val="18"/>
                <w:szCs w:val="18"/>
              </w:rPr>
              <w:t>PGC1</w:t>
            </w:r>
          </w:p>
        </w:tc>
      </w:tr>
      <w:tr w:rsidR="00966C61" w:rsidRPr="00631BDE" w14:paraId="6017AFDB" w14:textId="77777777" w:rsidTr="02C0CE0E">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CB0CDAB" w14:textId="77777777" w:rsidR="00966C61" w:rsidRPr="00631BDE" w:rsidRDefault="00966C61" w:rsidP="00631BDE">
            <w:pPr>
              <w:spacing w:line="276" w:lineRule="auto"/>
              <w:rPr>
                <w:rFonts w:ascii="Arial" w:hAnsi="Arial" w:cs="Arial"/>
                <w:sz w:val="18"/>
                <w:szCs w:val="18"/>
              </w:rPr>
            </w:pPr>
            <w:r w:rsidRPr="00631BDE">
              <w:rPr>
                <w:rFonts w:ascii="Arial" w:hAnsi="Arial" w:cs="Arial"/>
                <w:sz w:val="18"/>
                <w:szCs w:val="18"/>
              </w:rPr>
              <w:t>68</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5CEF848" w14:textId="77777777" w:rsidR="00966C61" w:rsidRPr="00631BDE" w:rsidRDefault="00966C61" w:rsidP="00631BDE">
            <w:pPr>
              <w:spacing w:line="276" w:lineRule="auto"/>
              <w:rPr>
                <w:rFonts w:ascii="Arial" w:hAnsi="Arial" w:cs="Arial"/>
                <w:sz w:val="18"/>
                <w:szCs w:val="18"/>
              </w:rPr>
            </w:pPr>
            <w:r w:rsidRPr="00631BDE">
              <w:rPr>
                <w:rFonts w:ascii="Arial" w:hAnsi="Arial" w:cs="Arial"/>
                <w:sz w:val="18"/>
                <w:szCs w:val="18"/>
              </w:rPr>
              <w:t>UART TX</w:t>
            </w:r>
          </w:p>
        </w:tc>
      </w:tr>
      <w:tr w:rsidR="00966C61" w:rsidRPr="00631BDE" w14:paraId="12655EBC" w14:textId="77777777" w:rsidTr="02C0CE0E">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7C24C43" w14:textId="77777777" w:rsidR="00966C61" w:rsidRPr="00631BDE" w:rsidRDefault="00966C61" w:rsidP="00631BDE">
            <w:pPr>
              <w:spacing w:line="276" w:lineRule="auto"/>
              <w:rPr>
                <w:rFonts w:ascii="Arial" w:hAnsi="Arial" w:cs="Arial"/>
                <w:sz w:val="18"/>
                <w:szCs w:val="18"/>
              </w:rPr>
            </w:pPr>
            <w:r w:rsidRPr="00631BDE">
              <w:rPr>
                <w:rFonts w:ascii="Arial" w:hAnsi="Arial" w:cs="Arial"/>
                <w:sz w:val="18"/>
                <w:szCs w:val="18"/>
              </w:rPr>
              <w:t>69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3F468CD" w14:textId="77777777" w:rsidR="00966C61" w:rsidRPr="00631BDE" w:rsidRDefault="00966C61" w:rsidP="00631BDE">
            <w:pPr>
              <w:spacing w:line="276" w:lineRule="auto"/>
              <w:rPr>
                <w:rFonts w:ascii="Arial" w:hAnsi="Arial" w:cs="Arial"/>
                <w:sz w:val="18"/>
                <w:szCs w:val="18"/>
              </w:rPr>
            </w:pPr>
            <w:r w:rsidRPr="00631BDE">
              <w:rPr>
                <w:rFonts w:ascii="Arial" w:hAnsi="Arial" w:cs="Arial"/>
                <w:sz w:val="18"/>
                <w:szCs w:val="18"/>
              </w:rPr>
              <w:t>UART RX</w:t>
            </w:r>
          </w:p>
        </w:tc>
      </w:tr>
      <w:tr w:rsidR="00966C61" w:rsidRPr="00631BDE" w14:paraId="533CFB20" w14:textId="77777777" w:rsidTr="02C0CE0E">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5F0191A" w14:textId="77777777" w:rsidR="00966C61" w:rsidRPr="00631BDE" w:rsidRDefault="00966C61" w:rsidP="00631BDE">
            <w:pPr>
              <w:spacing w:line="276" w:lineRule="auto"/>
              <w:rPr>
                <w:rFonts w:ascii="Arial" w:hAnsi="Arial" w:cs="Arial"/>
                <w:sz w:val="18"/>
                <w:szCs w:val="18"/>
              </w:rPr>
            </w:pPr>
            <w:r w:rsidRPr="00631BDE">
              <w:rPr>
                <w:rFonts w:ascii="Arial" w:hAnsi="Arial" w:cs="Arial"/>
                <w:sz w:val="18"/>
                <w:szCs w:val="18"/>
              </w:rPr>
              <w:t>75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6FFED3C" w14:textId="77777777" w:rsidR="00966C61" w:rsidRPr="00631BDE" w:rsidRDefault="00966C61" w:rsidP="00631BDE">
            <w:pPr>
              <w:spacing w:line="276" w:lineRule="auto"/>
              <w:rPr>
                <w:rFonts w:ascii="Arial" w:hAnsi="Arial" w:cs="Arial"/>
                <w:sz w:val="18"/>
                <w:szCs w:val="18"/>
              </w:rPr>
            </w:pPr>
            <w:r w:rsidRPr="00631BDE">
              <w:rPr>
                <w:rFonts w:ascii="Arial" w:hAnsi="Arial" w:cs="Arial"/>
                <w:sz w:val="18"/>
                <w:szCs w:val="18"/>
              </w:rPr>
              <w:t>PWM3H</w:t>
            </w:r>
          </w:p>
        </w:tc>
      </w:tr>
      <w:tr w:rsidR="00966C61" w:rsidRPr="00631BDE" w14:paraId="48B88D10" w14:textId="77777777" w:rsidTr="02C0CE0E">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57ADCDB" w14:textId="77777777" w:rsidR="00966C61" w:rsidRPr="00631BDE" w:rsidRDefault="00966C61" w:rsidP="00631BDE">
            <w:pPr>
              <w:spacing w:line="276" w:lineRule="auto"/>
              <w:rPr>
                <w:rFonts w:ascii="Arial" w:hAnsi="Arial" w:cs="Arial"/>
                <w:sz w:val="18"/>
                <w:szCs w:val="18"/>
              </w:rPr>
            </w:pPr>
            <w:r w:rsidRPr="00631BDE">
              <w:rPr>
                <w:rFonts w:ascii="Arial" w:hAnsi="Arial" w:cs="Arial"/>
                <w:sz w:val="18"/>
                <w:szCs w:val="18"/>
              </w:rPr>
              <w:t>76</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5779C6B" w14:textId="77777777" w:rsidR="00966C61" w:rsidRPr="00631BDE" w:rsidRDefault="00966C61" w:rsidP="00631BDE">
            <w:pPr>
              <w:spacing w:line="276" w:lineRule="auto"/>
              <w:rPr>
                <w:rFonts w:ascii="Arial" w:hAnsi="Arial" w:cs="Arial"/>
                <w:sz w:val="18"/>
                <w:szCs w:val="18"/>
              </w:rPr>
            </w:pPr>
            <w:r w:rsidRPr="00631BDE">
              <w:rPr>
                <w:rFonts w:ascii="Arial" w:hAnsi="Arial" w:cs="Arial"/>
                <w:sz w:val="18"/>
                <w:szCs w:val="18"/>
              </w:rPr>
              <w:t>PWM3L</w:t>
            </w:r>
          </w:p>
        </w:tc>
      </w:tr>
      <w:tr w:rsidR="00966C61" w:rsidRPr="00631BDE" w14:paraId="50B950C5" w14:textId="77777777" w:rsidTr="02C0CE0E">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B0870A2" w14:textId="77777777" w:rsidR="00966C61" w:rsidRPr="00631BDE" w:rsidRDefault="00966C61" w:rsidP="00631BDE">
            <w:pPr>
              <w:spacing w:line="276" w:lineRule="auto"/>
              <w:rPr>
                <w:rFonts w:ascii="Arial" w:hAnsi="Arial" w:cs="Arial"/>
                <w:sz w:val="18"/>
                <w:szCs w:val="18"/>
              </w:rPr>
            </w:pPr>
            <w:r w:rsidRPr="00631BDE">
              <w:rPr>
                <w:rFonts w:ascii="Arial" w:hAnsi="Arial" w:cs="Arial"/>
                <w:sz w:val="18"/>
                <w:szCs w:val="18"/>
              </w:rPr>
              <w:t>78</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DD5DE2E" w14:textId="53C8111E" w:rsidR="00966C61" w:rsidRPr="00631BDE" w:rsidRDefault="00966C61" w:rsidP="00631BDE">
            <w:pPr>
              <w:spacing w:line="276" w:lineRule="auto"/>
              <w:rPr>
                <w:rFonts w:ascii="Arial" w:hAnsi="Arial" w:cs="Arial"/>
                <w:sz w:val="18"/>
                <w:szCs w:val="18"/>
              </w:rPr>
            </w:pPr>
            <w:r w:rsidRPr="00631BDE">
              <w:rPr>
                <w:rFonts w:ascii="Arial" w:hAnsi="Arial" w:cs="Arial"/>
                <w:sz w:val="18"/>
                <w:szCs w:val="18"/>
              </w:rPr>
              <w:t>PWM2H</w:t>
            </w:r>
          </w:p>
        </w:tc>
      </w:tr>
      <w:tr w:rsidR="00966C61" w:rsidRPr="00631BDE" w14:paraId="55DEA4E6" w14:textId="77777777" w:rsidTr="02C0CE0E">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05C6909" w14:textId="77777777" w:rsidR="00966C61" w:rsidRPr="00631BDE" w:rsidRDefault="00966C61" w:rsidP="00631BDE">
            <w:pPr>
              <w:spacing w:line="276" w:lineRule="auto"/>
              <w:rPr>
                <w:rFonts w:ascii="Arial" w:hAnsi="Arial" w:cs="Arial"/>
                <w:sz w:val="18"/>
                <w:szCs w:val="18"/>
              </w:rPr>
            </w:pPr>
            <w:r w:rsidRPr="00631BDE">
              <w:rPr>
                <w:rFonts w:ascii="Arial" w:hAnsi="Arial" w:cs="Arial"/>
                <w:sz w:val="18"/>
                <w:szCs w:val="18"/>
              </w:rPr>
              <w:t>80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4366573" w14:textId="77777777" w:rsidR="00966C61" w:rsidRPr="00631BDE" w:rsidRDefault="00966C61" w:rsidP="00631BDE">
            <w:pPr>
              <w:keepNext/>
              <w:spacing w:line="276" w:lineRule="auto"/>
              <w:rPr>
                <w:rFonts w:ascii="Arial" w:hAnsi="Arial" w:cs="Arial"/>
                <w:sz w:val="18"/>
                <w:szCs w:val="18"/>
              </w:rPr>
            </w:pPr>
            <w:r w:rsidRPr="00631BDE">
              <w:rPr>
                <w:rFonts w:ascii="Arial" w:hAnsi="Arial" w:cs="Arial"/>
                <w:sz w:val="18"/>
                <w:szCs w:val="18"/>
              </w:rPr>
              <w:t>PWM2L</w:t>
            </w:r>
          </w:p>
        </w:tc>
      </w:tr>
    </w:tbl>
    <w:p w14:paraId="683DE60C" w14:textId="60D3878A" w:rsidR="001A3774" w:rsidRPr="00631BDE" w:rsidRDefault="001A3774" w:rsidP="00631BDE">
      <w:pPr>
        <w:pStyle w:val="Caption"/>
        <w:framePr w:w="9341" w:h="314" w:hRule="exact" w:wrap="around" w:x="1458" w:y="12"/>
        <w:spacing w:line="276" w:lineRule="auto"/>
        <w:jc w:val="center"/>
        <w:rPr>
          <w:rFonts w:ascii="Arial" w:hAnsi="Arial" w:cs="Arial"/>
          <w:b w:val="0"/>
          <w:bCs w:val="0"/>
          <w:i/>
          <w:iCs/>
        </w:rPr>
      </w:pPr>
      <w:bookmarkStart w:id="23" w:name="_Toc184333837"/>
      <w:r w:rsidRPr="00631BDE">
        <w:rPr>
          <w:rFonts w:ascii="Arial" w:hAnsi="Arial" w:cs="Arial"/>
          <w:b w:val="0"/>
          <w:bCs w:val="0"/>
          <w:i/>
          <w:iCs/>
        </w:rPr>
        <w:t xml:space="preserve">Table </w:t>
      </w:r>
      <w:r w:rsidRPr="00631BDE">
        <w:rPr>
          <w:rFonts w:ascii="Arial" w:hAnsi="Arial" w:cs="Arial"/>
          <w:b w:val="0"/>
          <w:bCs w:val="0"/>
          <w:i/>
          <w:iCs/>
        </w:rPr>
        <w:fldChar w:fldCharType="begin"/>
      </w:r>
      <w:r w:rsidRPr="00631BDE">
        <w:rPr>
          <w:rFonts w:ascii="Arial" w:hAnsi="Arial" w:cs="Arial"/>
        </w:rPr>
        <w:instrText xml:space="preserve"> SEQ Table \* ARABIC </w:instrText>
      </w:r>
      <w:r w:rsidRPr="00631BDE">
        <w:rPr>
          <w:rFonts w:ascii="Arial" w:hAnsi="Arial" w:cs="Arial"/>
          <w:b w:val="0"/>
          <w:bCs w:val="0"/>
          <w:i/>
          <w:iCs/>
        </w:rPr>
        <w:fldChar w:fldCharType="separate"/>
      </w:r>
      <w:r w:rsidR="00C07716">
        <w:rPr>
          <w:rFonts w:ascii="Arial" w:hAnsi="Arial" w:cs="Arial"/>
          <w:noProof/>
        </w:rPr>
        <w:t>1</w:t>
      </w:r>
      <w:r w:rsidRPr="00631BDE">
        <w:rPr>
          <w:rFonts w:ascii="Arial" w:hAnsi="Arial" w:cs="Arial"/>
          <w:b w:val="0"/>
          <w:bCs w:val="0"/>
          <w:i/>
          <w:iCs/>
        </w:rPr>
        <w:fldChar w:fldCharType="end"/>
      </w:r>
      <w:r w:rsidRPr="00631BDE">
        <w:rPr>
          <w:rFonts w:ascii="Arial" w:hAnsi="Arial" w:cs="Arial"/>
          <w:b w:val="0"/>
          <w:bCs w:val="0"/>
          <w:i/>
          <w:iCs/>
        </w:rPr>
        <w:t>:</w:t>
      </w:r>
      <w:r w:rsidR="00996252" w:rsidRPr="00631BDE">
        <w:rPr>
          <w:rFonts w:ascii="Arial" w:hAnsi="Arial" w:cs="Arial"/>
          <w:b w:val="0"/>
          <w:bCs w:val="0"/>
          <w:i/>
          <w:iCs/>
        </w:rPr>
        <w:t xml:space="preserve"> </w:t>
      </w:r>
      <w:r w:rsidR="00996252" w:rsidRPr="00631BDE">
        <w:rPr>
          <w:rFonts w:ascii="Arial" w:hAnsi="Arial" w:cs="Arial"/>
          <w:b w:val="0"/>
          <w:bCs w:val="0"/>
          <w:i/>
          <w:iCs/>
        </w:rPr>
        <w:t>Pin interface for DSPIC33CK256MP508 Microcontroller</w:t>
      </w:r>
      <w:bookmarkEnd w:id="23"/>
    </w:p>
    <w:p w14:paraId="6A9B7187" w14:textId="77777777" w:rsidR="00241A37" w:rsidRPr="00631BDE" w:rsidRDefault="00241A37" w:rsidP="00631BDE">
      <w:pPr>
        <w:spacing w:line="276" w:lineRule="auto"/>
        <w:rPr>
          <w:rFonts w:ascii="Arial" w:hAnsi="Arial" w:cs="Arial"/>
        </w:rPr>
      </w:pPr>
    </w:p>
    <w:p w14:paraId="24E27E82" w14:textId="529B7C71" w:rsidR="00280871" w:rsidRPr="00631BDE" w:rsidRDefault="00280871" w:rsidP="00631BDE">
      <w:pPr>
        <w:spacing w:line="276" w:lineRule="auto"/>
        <w:rPr>
          <w:rFonts w:ascii="Arial" w:hAnsi="Arial" w:cs="Arial"/>
        </w:rPr>
      </w:pPr>
    </w:p>
    <w:p w14:paraId="1929496C" w14:textId="4ECA25AD" w:rsidR="00242A19" w:rsidRPr="00631BDE" w:rsidRDefault="00242A19" w:rsidP="00631BDE">
      <w:pPr>
        <w:pStyle w:val="Heading2"/>
        <w:spacing w:before="0" w:after="0" w:line="276" w:lineRule="auto"/>
        <w:rPr>
          <w:rFonts w:ascii="Arial" w:hAnsi="Arial"/>
        </w:rPr>
      </w:pPr>
      <w:bookmarkStart w:id="24" w:name="_Toc184333850"/>
      <w:r w:rsidRPr="00631BDE">
        <w:rPr>
          <w:rFonts w:ascii="Arial" w:hAnsi="Arial"/>
        </w:rPr>
        <w:t>Subsystem Validation</w:t>
      </w:r>
      <w:bookmarkEnd w:id="24"/>
    </w:p>
    <w:p w14:paraId="4E0C9241" w14:textId="77777777" w:rsidR="00D305AC" w:rsidRPr="00631BDE" w:rsidRDefault="00D305AC" w:rsidP="00631BDE">
      <w:pPr>
        <w:pStyle w:val="NormalWeb"/>
        <w:spacing w:before="0" w:beforeAutospacing="0" w:after="0" w:afterAutospacing="0" w:line="276" w:lineRule="auto"/>
        <w:rPr>
          <w:rFonts w:ascii="Arial" w:hAnsi="Arial" w:cs="Arial"/>
          <w:color w:val="000000"/>
          <w:sz w:val="23"/>
          <w:szCs w:val="23"/>
        </w:rPr>
      </w:pPr>
    </w:p>
    <w:p w14:paraId="0C812EC2" w14:textId="6156E811" w:rsidR="0078168D" w:rsidRPr="00631BDE" w:rsidRDefault="0078168D" w:rsidP="00631BDE">
      <w:pPr>
        <w:pStyle w:val="NormalWeb"/>
        <w:spacing w:before="0" w:beforeAutospacing="0" w:after="0" w:afterAutospacing="0" w:line="276" w:lineRule="auto"/>
        <w:rPr>
          <w:rFonts w:ascii="Arial" w:hAnsi="Arial" w:cs="Arial"/>
          <w:sz w:val="23"/>
          <w:szCs w:val="23"/>
        </w:rPr>
      </w:pPr>
      <w:r w:rsidRPr="00631BDE">
        <w:rPr>
          <w:rFonts w:ascii="Arial" w:hAnsi="Arial" w:cs="Arial"/>
          <w:color w:val="000000"/>
          <w:sz w:val="23"/>
          <w:szCs w:val="23"/>
        </w:rPr>
        <w:t>The microcontroller subsystem was validated to meet all the requirements. The process for validation went as follows: the buck converter was tested by applying 15V using a DC supply and running it through to the MCU to ensure that the proper 3.3V was powering the PCB board. A code was also to be tested to ensure that the MCU was responding correctly to the GPIO pins using M</w:t>
      </w:r>
      <w:r w:rsidR="00BC79F1" w:rsidRPr="00631BDE">
        <w:rPr>
          <w:rFonts w:ascii="Arial" w:hAnsi="Arial" w:cs="Arial"/>
          <w:color w:val="000000"/>
          <w:sz w:val="23"/>
          <w:szCs w:val="23"/>
        </w:rPr>
        <w:t>PLAB X</w:t>
      </w:r>
      <w:r w:rsidRPr="00631BDE">
        <w:rPr>
          <w:rFonts w:ascii="Arial" w:hAnsi="Arial" w:cs="Arial"/>
          <w:color w:val="000000"/>
          <w:sz w:val="23"/>
          <w:szCs w:val="23"/>
        </w:rPr>
        <w:t xml:space="preserve"> IDE. The results of the validation is as follows: the 3.3V was not properly sent to the MCU, a probable reason for this is an error that was found in the schematic which ultimately led to improper routing. The buck converter did step down the voltage but not to the 3.3V as intended.  This also prohibited the use of the Pickit4 debugger as it needs the 3.3V to operate. However, the curiosity board – which also uses the DSPIC33CK256MP508 MCU – was used to test the code and it was able to function properly and respond to the correct GPIO pins. </w:t>
      </w:r>
    </w:p>
    <w:p w14:paraId="2955422E" w14:textId="77777777" w:rsidR="00241A37" w:rsidRPr="00631BDE" w:rsidRDefault="00241A37" w:rsidP="00631BDE">
      <w:pPr>
        <w:spacing w:line="276" w:lineRule="auto"/>
        <w:rPr>
          <w:rFonts w:ascii="Arial" w:hAnsi="Arial" w:cs="Arial"/>
        </w:rPr>
      </w:pPr>
    </w:p>
    <w:p w14:paraId="5FF276EB" w14:textId="088DDD68" w:rsidR="00242A19" w:rsidRPr="00631BDE" w:rsidRDefault="00242A19" w:rsidP="00631BDE">
      <w:pPr>
        <w:pStyle w:val="Heading2"/>
        <w:spacing w:before="0" w:after="0" w:line="276" w:lineRule="auto"/>
        <w:rPr>
          <w:rFonts w:ascii="Arial" w:hAnsi="Arial"/>
        </w:rPr>
      </w:pPr>
      <w:bookmarkStart w:id="25" w:name="_Toc184333851"/>
      <w:r w:rsidRPr="00631BDE">
        <w:rPr>
          <w:rFonts w:ascii="Arial" w:hAnsi="Arial"/>
        </w:rPr>
        <w:t>Subsystem Conclusion</w:t>
      </w:r>
      <w:bookmarkEnd w:id="25"/>
    </w:p>
    <w:p w14:paraId="7EDB52D7" w14:textId="77777777" w:rsidR="00242A19" w:rsidRPr="00631BDE" w:rsidRDefault="00242A19" w:rsidP="00631BDE">
      <w:pPr>
        <w:spacing w:line="276" w:lineRule="auto"/>
        <w:rPr>
          <w:rFonts w:ascii="Arial" w:hAnsi="Arial" w:cs="Arial"/>
        </w:rPr>
      </w:pPr>
    </w:p>
    <w:p w14:paraId="3D892D82" w14:textId="727FFFC9" w:rsidR="00510BAA" w:rsidRPr="00631BDE" w:rsidRDefault="00405C49" w:rsidP="00631BDE">
      <w:pPr>
        <w:spacing w:line="276" w:lineRule="auto"/>
        <w:rPr>
          <w:rFonts w:ascii="Arial" w:hAnsi="Arial" w:cs="Arial"/>
        </w:rPr>
      </w:pPr>
      <w:r w:rsidRPr="00631BDE">
        <w:rPr>
          <w:rFonts w:ascii="Arial" w:hAnsi="Arial" w:cs="Arial"/>
        </w:rPr>
        <w:t xml:space="preserve">The buck converter portion of the subsystem was not functioning properly, leading to problems interfacing with the microcontroller. The correct pins are used on the microcontroller and were able to be confirmed using the curiosity board which uses the same microcontroller. Going forward, before the next semester, the schematic and PCB routing will need to be updated. The buck converter portion will need to be </w:t>
      </w:r>
      <w:r w:rsidRPr="00631BDE">
        <w:rPr>
          <w:rFonts w:ascii="Arial" w:hAnsi="Arial" w:cs="Arial"/>
        </w:rPr>
        <w:t>fixed</w:t>
      </w:r>
      <w:r w:rsidR="002179E4" w:rsidRPr="00631BDE">
        <w:rPr>
          <w:rFonts w:ascii="Arial" w:hAnsi="Arial" w:cs="Arial"/>
        </w:rPr>
        <w:t>,</w:t>
      </w:r>
      <w:r w:rsidRPr="00631BDE">
        <w:rPr>
          <w:rFonts w:ascii="Arial" w:hAnsi="Arial" w:cs="Arial"/>
        </w:rPr>
        <w:t xml:space="preserve"> and the rest will be checked as well to ensure the same mistake does not occur again. A new PCB board will need to be printed and rebuilt </w:t>
      </w:r>
      <w:r w:rsidRPr="00631BDE">
        <w:rPr>
          <w:rFonts w:ascii="Arial" w:hAnsi="Arial" w:cs="Arial"/>
        </w:rPr>
        <w:t>to</w:t>
      </w:r>
      <w:r w:rsidRPr="00631BDE">
        <w:rPr>
          <w:rFonts w:ascii="Arial" w:hAnsi="Arial" w:cs="Arial"/>
        </w:rPr>
        <w:t xml:space="preserve"> continue and have a fully functioning subsystem for integration. </w:t>
      </w:r>
    </w:p>
    <w:p w14:paraId="0316C4C2" w14:textId="0EBA1169" w:rsidR="00E64662" w:rsidRPr="00631BDE" w:rsidRDefault="00E64662" w:rsidP="00631BDE">
      <w:pPr>
        <w:spacing w:line="276" w:lineRule="auto"/>
        <w:jc w:val="left"/>
        <w:rPr>
          <w:rFonts w:ascii="Arial" w:eastAsia="Times New Roman" w:hAnsi="Arial" w:cs="Arial"/>
          <w:b/>
          <w:kern w:val="32"/>
          <w:sz w:val="32"/>
          <w:szCs w:val="32"/>
        </w:rPr>
      </w:pPr>
      <w:r w:rsidRPr="00631BDE">
        <w:rPr>
          <w:rFonts w:ascii="Arial" w:hAnsi="Arial" w:cs="Arial"/>
        </w:rPr>
        <w:br w:type="page"/>
      </w:r>
    </w:p>
    <w:p w14:paraId="1290628F" w14:textId="3384A766" w:rsidR="00242A19" w:rsidRPr="00631BDE" w:rsidRDefault="00242A19" w:rsidP="00631BDE">
      <w:pPr>
        <w:pStyle w:val="Heading1"/>
        <w:spacing w:before="0" w:after="0"/>
        <w:rPr>
          <w:rFonts w:ascii="Arial" w:hAnsi="Arial"/>
        </w:rPr>
      </w:pPr>
      <w:bookmarkStart w:id="26" w:name="_Toc184333852"/>
      <w:r w:rsidRPr="00631BDE">
        <w:rPr>
          <w:rFonts w:ascii="Arial" w:hAnsi="Arial"/>
        </w:rPr>
        <w:lastRenderedPageBreak/>
        <w:t>Power Electronics Subsystem</w:t>
      </w:r>
      <w:r w:rsidR="004F683B" w:rsidRPr="00631BDE">
        <w:rPr>
          <w:rFonts w:ascii="Arial" w:hAnsi="Arial"/>
        </w:rPr>
        <w:t xml:space="preserve"> Report</w:t>
      </w:r>
      <w:bookmarkEnd w:id="26"/>
    </w:p>
    <w:p w14:paraId="6C82BE53" w14:textId="77777777" w:rsidR="0012731C" w:rsidRPr="00631BDE" w:rsidRDefault="0012731C" w:rsidP="00631BDE">
      <w:pPr>
        <w:spacing w:line="276" w:lineRule="auto"/>
        <w:rPr>
          <w:rFonts w:ascii="Arial" w:hAnsi="Arial" w:cs="Arial"/>
        </w:rPr>
      </w:pPr>
    </w:p>
    <w:p w14:paraId="08424010" w14:textId="1001050C" w:rsidR="00242A19" w:rsidRPr="00631BDE" w:rsidRDefault="001E4AC9" w:rsidP="00631BDE">
      <w:pPr>
        <w:pStyle w:val="Heading2"/>
        <w:spacing w:before="0" w:after="0" w:line="276" w:lineRule="auto"/>
        <w:rPr>
          <w:rFonts w:ascii="Arial" w:hAnsi="Arial"/>
        </w:rPr>
      </w:pPr>
      <w:bookmarkStart w:id="27" w:name="_Toc184333853"/>
      <w:r w:rsidRPr="00631BDE">
        <w:rPr>
          <w:rFonts w:ascii="Arial" w:hAnsi="Arial"/>
        </w:rPr>
        <w:t>Subsystem Introduction</w:t>
      </w:r>
      <w:bookmarkEnd w:id="27"/>
    </w:p>
    <w:p w14:paraId="20B3AC90" w14:textId="77777777" w:rsidR="00241A37" w:rsidRPr="00631BDE" w:rsidRDefault="00241A37" w:rsidP="00631BDE">
      <w:pPr>
        <w:spacing w:line="276" w:lineRule="auto"/>
        <w:rPr>
          <w:rFonts w:ascii="Arial" w:hAnsi="Arial" w:cs="Arial"/>
        </w:rPr>
      </w:pPr>
    </w:p>
    <w:p w14:paraId="4E504BB8" w14:textId="628C8CCA" w:rsidR="00C72628" w:rsidRPr="00631BDE" w:rsidRDefault="00C72628" w:rsidP="00631BDE">
      <w:pPr>
        <w:spacing w:line="276" w:lineRule="auto"/>
        <w:rPr>
          <w:rFonts w:ascii="Arial" w:hAnsi="Arial" w:cs="Arial"/>
        </w:rPr>
      </w:pPr>
      <w:r w:rsidRPr="00631BDE">
        <w:rPr>
          <w:rFonts w:ascii="Arial" w:hAnsi="Arial" w:cs="Arial"/>
        </w:rPr>
        <w:t>The power subsystem of the VFD motor control is responsible for supplying power to both an AC induction motor and the entire system. It is designed to operate with 208 V</w:t>
      </w:r>
      <w:r w:rsidR="00C04F8A" w:rsidRPr="00631BDE">
        <w:rPr>
          <w:rFonts w:ascii="Arial" w:hAnsi="Arial" w:cs="Arial"/>
          <w:vertAlign w:val="subscript"/>
        </w:rPr>
        <w:t>AC</w:t>
      </w:r>
      <w:r w:rsidRPr="00631BDE">
        <w:rPr>
          <w:rFonts w:ascii="Arial" w:hAnsi="Arial" w:cs="Arial"/>
        </w:rPr>
        <w:t xml:space="preserve"> three-phase power and has been tested to ensure safe and reliable performance. The following sections present an analysis of the subsystem's operation and validation.</w:t>
      </w:r>
    </w:p>
    <w:p w14:paraId="393334A2" w14:textId="77777777" w:rsidR="00241A37" w:rsidRPr="00631BDE" w:rsidRDefault="00241A37" w:rsidP="00631BDE">
      <w:pPr>
        <w:spacing w:line="276" w:lineRule="auto"/>
        <w:rPr>
          <w:rFonts w:ascii="Arial" w:hAnsi="Arial" w:cs="Arial"/>
        </w:rPr>
      </w:pPr>
    </w:p>
    <w:p w14:paraId="7BDD7AED" w14:textId="631E1BA5" w:rsidR="00242A19" w:rsidRPr="00631BDE" w:rsidRDefault="001E4AC9" w:rsidP="00631BDE">
      <w:pPr>
        <w:pStyle w:val="Heading2"/>
        <w:spacing w:before="0" w:after="0" w:line="276" w:lineRule="auto"/>
        <w:rPr>
          <w:rFonts w:ascii="Arial" w:hAnsi="Arial"/>
        </w:rPr>
      </w:pPr>
      <w:bookmarkStart w:id="28" w:name="_Toc184333854"/>
      <w:r w:rsidRPr="00631BDE">
        <w:rPr>
          <w:rFonts w:ascii="Arial" w:hAnsi="Arial"/>
        </w:rPr>
        <w:t>Subsystem Validation</w:t>
      </w:r>
      <w:bookmarkEnd w:id="28"/>
    </w:p>
    <w:p w14:paraId="4AB62486" w14:textId="77777777" w:rsidR="00147A59" w:rsidRPr="00631BDE" w:rsidRDefault="00147A59" w:rsidP="00631BDE">
      <w:pPr>
        <w:spacing w:line="276" w:lineRule="auto"/>
        <w:rPr>
          <w:rFonts w:ascii="Arial" w:hAnsi="Arial" w:cs="Arial"/>
        </w:rPr>
      </w:pPr>
    </w:p>
    <w:p w14:paraId="7EAAF892" w14:textId="72A67F25" w:rsidR="00241A37" w:rsidRPr="00631BDE" w:rsidRDefault="00FE1345" w:rsidP="00631BDE">
      <w:pPr>
        <w:pStyle w:val="Heading3"/>
        <w:spacing w:before="0" w:after="0" w:line="276" w:lineRule="auto"/>
        <w:rPr>
          <w:rFonts w:ascii="Arial" w:hAnsi="Arial"/>
        </w:rPr>
      </w:pPr>
      <w:bookmarkStart w:id="29" w:name="_Toc184333855"/>
      <w:r w:rsidRPr="00631BDE">
        <w:rPr>
          <w:rFonts w:ascii="Arial" w:hAnsi="Arial"/>
        </w:rPr>
        <w:t>Rectifier</w:t>
      </w:r>
      <w:r w:rsidR="00C33065" w:rsidRPr="00631BDE">
        <w:rPr>
          <w:rFonts w:ascii="Arial" w:hAnsi="Arial"/>
        </w:rPr>
        <w:t xml:space="preserve"> and DC Link</w:t>
      </w:r>
      <w:r w:rsidR="00147A59" w:rsidRPr="00631BDE">
        <w:rPr>
          <w:rFonts w:ascii="Arial" w:hAnsi="Arial"/>
        </w:rPr>
        <w:t xml:space="preserve"> Validation</w:t>
      </w:r>
      <w:bookmarkEnd w:id="29"/>
    </w:p>
    <w:p w14:paraId="04D279D9" w14:textId="77777777" w:rsidR="00147A59" w:rsidRPr="00631BDE" w:rsidRDefault="00147A59" w:rsidP="00631BDE">
      <w:pPr>
        <w:spacing w:line="276" w:lineRule="auto"/>
        <w:rPr>
          <w:rFonts w:ascii="Arial" w:hAnsi="Arial" w:cs="Arial"/>
        </w:rPr>
      </w:pPr>
    </w:p>
    <w:p w14:paraId="5920D146" w14:textId="0DFF0BA7" w:rsidR="00762D15" w:rsidRPr="00631BDE" w:rsidRDefault="00762D15" w:rsidP="00631BDE">
      <w:pPr>
        <w:spacing w:line="276" w:lineRule="auto"/>
        <w:rPr>
          <w:rFonts w:ascii="Arial" w:hAnsi="Arial" w:cs="Arial"/>
        </w:rPr>
      </w:pPr>
      <w:r w:rsidRPr="00631BDE">
        <w:rPr>
          <w:rFonts w:ascii="Arial" w:hAnsi="Arial" w:cs="Arial"/>
        </w:rPr>
        <w:t xml:space="preserve">A rectifier converts AC to DC, while a DC link filters the output. In Figure </w:t>
      </w:r>
      <w:r w:rsidR="00007D69">
        <w:rPr>
          <w:rFonts w:ascii="Arial" w:hAnsi="Arial" w:cs="Arial"/>
        </w:rPr>
        <w:t>4</w:t>
      </w:r>
      <w:r w:rsidRPr="00631BDE">
        <w:rPr>
          <w:rFonts w:ascii="Arial" w:hAnsi="Arial" w:cs="Arial"/>
        </w:rPr>
        <w:t>, the rectifier schematic is shown. First, a power input connector receives the desired three-phase power. Next, a set of capacitors in parallel with varistors is connected across each phase. The capacitors filter the voltage to reduce noise, and the varistors provide protection against voltage surges. Finally, a full-wave rectifier converts the AC to DC.</w:t>
      </w:r>
    </w:p>
    <w:p w14:paraId="7E3049FF" w14:textId="77777777" w:rsidR="00AC01EF" w:rsidRPr="00631BDE" w:rsidRDefault="00AC01EF" w:rsidP="00631BDE">
      <w:pPr>
        <w:spacing w:line="276" w:lineRule="auto"/>
        <w:rPr>
          <w:rFonts w:ascii="Arial" w:hAnsi="Arial" w:cs="Arial"/>
        </w:rPr>
      </w:pPr>
    </w:p>
    <w:p w14:paraId="7B9E854B" w14:textId="7788B645" w:rsidR="006F521D" w:rsidRPr="00631BDE" w:rsidRDefault="006F521D" w:rsidP="00631BDE">
      <w:pPr>
        <w:pStyle w:val="Caption"/>
        <w:framePr w:w="9360" w:h="259" w:hRule="exact" w:wrap="around" w:x="1470" w:y="5328"/>
        <w:spacing w:line="276" w:lineRule="auto"/>
        <w:jc w:val="center"/>
        <w:rPr>
          <w:rFonts w:ascii="Arial" w:hAnsi="Arial" w:cs="Arial"/>
          <w:b w:val="0"/>
          <w:bCs w:val="0"/>
          <w:i/>
          <w:iCs/>
        </w:rPr>
      </w:pPr>
      <w:bookmarkStart w:id="30" w:name="_Toc184335659"/>
      <w:r w:rsidRPr="00631BDE">
        <w:rPr>
          <w:rFonts w:ascii="Arial" w:hAnsi="Arial" w:cs="Arial"/>
          <w:b w:val="0"/>
          <w:bCs w:val="0"/>
          <w:i/>
          <w:iCs/>
        </w:rPr>
        <w:t xml:space="preserve">Figure </w:t>
      </w:r>
      <w:r w:rsidRPr="00631BDE">
        <w:rPr>
          <w:rFonts w:ascii="Arial" w:hAnsi="Arial" w:cs="Arial"/>
          <w:b w:val="0"/>
          <w:bCs w:val="0"/>
          <w:i/>
          <w:iCs/>
        </w:rPr>
        <w:fldChar w:fldCharType="begin"/>
      </w:r>
      <w:r w:rsidRPr="00631BDE">
        <w:rPr>
          <w:rFonts w:ascii="Arial" w:hAnsi="Arial" w:cs="Arial"/>
          <w:b w:val="0"/>
          <w:bCs w:val="0"/>
          <w:i/>
          <w:iCs/>
        </w:rPr>
        <w:instrText xml:space="preserve"> SEQ Figure \* ARABIC </w:instrText>
      </w:r>
      <w:r w:rsidRPr="00631BDE">
        <w:rPr>
          <w:rFonts w:ascii="Arial" w:hAnsi="Arial" w:cs="Arial"/>
          <w:b w:val="0"/>
          <w:bCs w:val="0"/>
          <w:i/>
          <w:iCs/>
        </w:rPr>
        <w:fldChar w:fldCharType="separate"/>
      </w:r>
      <w:r w:rsidR="00C07716">
        <w:rPr>
          <w:rFonts w:ascii="Arial" w:hAnsi="Arial" w:cs="Arial"/>
          <w:b w:val="0"/>
          <w:bCs w:val="0"/>
          <w:i/>
          <w:iCs/>
          <w:noProof/>
        </w:rPr>
        <w:t>4</w:t>
      </w:r>
      <w:r w:rsidRPr="00631BDE">
        <w:rPr>
          <w:rFonts w:ascii="Arial" w:hAnsi="Arial" w:cs="Arial"/>
          <w:b w:val="0"/>
          <w:bCs w:val="0"/>
          <w:i/>
          <w:iCs/>
        </w:rPr>
        <w:fldChar w:fldCharType="end"/>
      </w:r>
      <w:r w:rsidRPr="00631BDE">
        <w:rPr>
          <w:rFonts w:ascii="Arial" w:hAnsi="Arial" w:cs="Arial"/>
          <w:b w:val="0"/>
          <w:bCs w:val="0"/>
          <w:i/>
          <w:iCs/>
        </w:rPr>
        <w:t xml:space="preserve">: </w:t>
      </w:r>
      <w:r w:rsidRPr="00631BDE">
        <w:rPr>
          <w:rFonts w:ascii="Arial" w:hAnsi="Arial" w:cs="Arial"/>
          <w:b w:val="0"/>
          <w:bCs w:val="0"/>
          <w:i/>
          <w:iCs/>
        </w:rPr>
        <w:t>Rectifier Schematic</w:t>
      </w:r>
      <w:bookmarkEnd w:id="30"/>
    </w:p>
    <w:p w14:paraId="33C0BFBA" w14:textId="77777777" w:rsidR="00AC01EF" w:rsidRPr="00631BDE" w:rsidRDefault="00AC01EF" w:rsidP="00631BDE">
      <w:pPr>
        <w:keepNext/>
        <w:spacing w:line="276" w:lineRule="auto"/>
        <w:rPr>
          <w:rFonts w:ascii="Arial" w:hAnsi="Arial" w:cs="Arial"/>
        </w:rPr>
      </w:pPr>
      <w:r w:rsidRPr="00631BDE">
        <w:rPr>
          <w:rFonts w:ascii="Arial" w:hAnsi="Arial" w:cs="Arial"/>
        </w:rPr>
        <w:drawing>
          <wp:inline distT="0" distB="0" distL="0" distR="0" wp14:anchorId="0C28B158" wp14:editId="730600AC">
            <wp:extent cx="5943600" cy="3293110"/>
            <wp:effectExtent l="38100" t="38100" r="38100" b="40640"/>
            <wp:docPr id="764922990" name="Picture 1" descr="A diagram of electrical wi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22990" name="Picture 1" descr="A diagram of electrical wiring&#10;&#10;Description automatically generated"/>
                    <pic:cNvPicPr/>
                  </pic:nvPicPr>
                  <pic:blipFill>
                    <a:blip r:embed="rId22"/>
                    <a:stretch>
                      <a:fillRect/>
                    </a:stretch>
                  </pic:blipFill>
                  <pic:spPr>
                    <a:xfrm>
                      <a:off x="0" y="0"/>
                      <a:ext cx="5943600" cy="3293110"/>
                    </a:xfrm>
                    <a:prstGeom prst="rect">
                      <a:avLst/>
                    </a:prstGeom>
                    <a:ln w="38100">
                      <a:solidFill>
                        <a:schemeClr val="tx1"/>
                      </a:solidFill>
                    </a:ln>
                  </pic:spPr>
                </pic:pic>
              </a:graphicData>
            </a:graphic>
          </wp:inline>
        </w:drawing>
      </w:r>
    </w:p>
    <w:p w14:paraId="60BC4330" w14:textId="77777777" w:rsidR="00762D15" w:rsidRPr="00631BDE" w:rsidRDefault="00762D15" w:rsidP="00631BDE">
      <w:pPr>
        <w:spacing w:line="276" w:lineRule="auto"/>
        <w:rPr>
          <w:rFonts w:ascii="Arial" w:hAnsi="Arial" w:cs="Arial"/>
        </w:rPr>
      </w:pPr>
    </w:p>
    <w:p w14:paraId="1F2F7B85" w14:textId="2DDCADDC" w:rsidR="001F1FFF" w:rsidRPr="00631BDE" w:rsidRDefault="001F1FFF" w:rsidP="00631BDE">
      <w:pPr>
        <w:spacing w:line="276" w:lineRule="auto"/>
        <w:rPr>
          <w:rFonts w:ascii="Arial" w:hAnsi="Arial" w:cs="Arial"/>
        </w:rPr>
      </w:pPr>
      <w:r w:rsidRPr="00631BDE">
        <w:rPr>
          <w:rFonts w:ascii="Arial" w:hAnsi="Arial" w:cs="Arial"/>
        </w:rPr>
        <w:t xml:space="preserve">In Figure </w:t>
      </w:r>
      <w:r w:rsidR="00007D69">
        <w:rPr>
          <w:rFonts w:ascii="Arial" w:hAnsi="Arial" w:cs="Arial"/>
        </w:rPr>
        <w:t>5</w:t>
      </w:r>
      <w:r w:rsidRPr="00631BDE">
        <w:rPr>
          <w:rFonts w:ascii="Arial" w:hAnsi="Arial" w:cs="Arial"/>
        </w:rPr>
        <w:t xml:space="preserve">, the dc link schematic is shown. First, a fuse provides protection against overcurrent. Next, a varistor in parallel with a set of capacitors is connected to ground. The </w:t>
      </w:r>
      <w:r w:rsidRPr="00631BDE">
        <w:rPr>
          <w:rFonts w:ascii="Arial" w:hAnsi="Arial" w:cs="Arial"/>
        </w:rPr>
        <w:lastRenderedPageBreak/>
        <w:t>varistor provides protection against voltage surges, and the capacitors filter the voltage to reduce noise.</w:t>
      </w:r>
    </w:p>
    <w:p w14:paraId="304D5E5F" w14:textId="77777777" w:rsidR="00395804" w:rsidRPr="00631BDE" w:rsidRDefault="00395804" w:rsidP="00631BDE">
      <w:pPr>
        <w:spacing w:line="276" w:lineRule="auto"/>
        <w:rPr>
          <w:rFonts w:ascii="Arial" w:hAnsi="Arial" w:cs="Arial"/>
        </w:rPr>
      </w:pPr>
    </w:p>
    <w:p w14:paraId="6D03E251" w14:textId="77777777" w:rsidR="00395804" w:rsidRPr="00631BDE" w:rsidRDefault="00395804" w:rsidP="00631BDE">
      <w:pPr>
        <w:keepNext/>
        <w:spacing w:line="276" w:lineRule="auto"/>
        <w:rPr>
          <w:rFonts w:ascii="Arial" w:hAnsi="Arial" w:cs="Arial"/>
        </w:rPr>
      </w:pPr>
      <w:r w:rsidRPr="00631BDE">
        <w:rPr>
          <w:rFonts w:ascii="Arial" w:hAnsi="Arial" w:cs="Arial"/>
        </w:rPr>
        <w:drawing>
          <wp:inline distT="0" distB="0" distL="0" distR="0" wp14:anchorId="5B47BB79" wp14:editId="1E283050">
            <wp:extent cx="5943600" cy="3154680"/>
            <wp:effectExtent l="38100" t="38100" r="38100" b="45720"/>
            <wp:docPr id="801364789"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64789" name="Picture 1" descr="A diagram of a circuit&#10;&#10;Description automatically generated"/>
                    <pic:cNvPicPr/>
                  </pic:nvPicPr>
                  <pic:blipFill>
                    <a:blip r:embed="rId23"/>
                    <a:stretch>
                      <a:fillRect/>
                    </a:stretch>
                  </pic:blipFill>
                  <pic:spPr>
                    <a:xfrm>
                      <a:off x="0" y="0"/>
                      <a:ext cx="5943600" cy="3154680"/>
                    </a:xfrm>
                    <a:prstGeom prst="rect">
                      <a:avLst/>
                    </a:prstGeom>
                    <a:ln w="38100">
                      <a:solidFill>
                        <a:schemeClr val="tx1"/>
                      </a:solidFill>
                    </a:ln>
                  </pic:spPr>
                </pic:pic>
              </a:graphicData>
            </a:graphic>
          </wp:inline>
        </w:drawing>
      </w:r>
    </w:p>
    <w:p w14:paraId="6EE6FF1B" w14:textId="29EC52FE" w:rsidR="00395804" w:rsidRPr="00631BDE" w:rsidRDefault="00395804" w:rsidP="00631BDE">
      <w:pPr>
        <w:pStyle w:val="Caption"/>
        <w:framePr w:w="9382" w:h="259" w:hRule="exact" w:wrap="around" w:x="1485" w:y="8"/>
        <w:spacing w:line="276" w:lineRule="auto"/>
        <w:jc w:val="center"/>
        <w:rPr>
          <w:rFonts w:ascii="Arial" w:hAnsi="Arial" w:cs="Arial"/>
          <w:b w:val="0"/>
          <w:bCs w:val="0"/>
          <w:i/>
          <w:iCs/>
        </w:rPr>
      </w:pPr>
      <w:bookmarkStart w:id="31" w:name="_Toc184335660"/>
      <w:r w:rsidRPr="00631BDE">
        <w:rPr>
          <w:rFonts w:ascii="Arial" w:hAnsi="Arial" w:cs="Arial"/>
          <w:b w:val="0"/>
          <w:bCs w:val="0"/>
          <w:i/>
          <w:iCs/>
        </w:rPr>
        <w:t xml:space="preserve">Figure </w:t>
      </w:r>
      <w:r w:rsidRPr="00631BDE">
        <w:rPr>
          <w:rFonts w:ascii="Arial" w:hAnsi="Arial" w:cs="Arial"/>
          <w:b w:val="0"/>
          <w:bCs w:val="0"/>
          <w:i/>
          <w:iCs/>
        </w:rPr>
        <w:fldChar w:fldCharType="begin"/>
      </w:r>
      <w:r w:rsidRPr="00631BDE">
        <w:rPr>
          <w:rFonts w:ascii="Arial" w:hAnsi="Arial" w:cs="Arial"/>
          <w:b w:val="0"/>
          <w:bCs w:val="0"/>
          <w:i/>
          <w:iCs/>
        </w:rPr>
        <w:instrText xml:space="preserve"> SEQ Figure \* ARABIC </w:instrText>
      </w:r>
      <w:r w:rsidRPr="00631BDE">
        <w:rPr>
          <w:rFonts w:ascii="Arial" w:hAnsi="Arial" w:cs="Arial"/>
          <w:b w:val="0"/>
          <w:bCs w:val="0"/>
          <w:i/>
          <w:iCs/>
        </w:rPr>
        <w:fldChar w:fldCharType="separate"/>
      </w:r>
      <w:r w:rsidR="00C07716">
        <w:rPr>
          <w:rFonts w:ascii="Arial" w:hAnsi="Arial" w:cs="Arial"/>
          <w:b w:val="0"/>
          <w:bCs w:val="0"/>
          <w:i/>
          <w:iCs/>
          <w:noProof/>
        </w:rPr>
        <w:t>5</w:t>
      </w:r>
      <w:r w:rsidRPr="00631BDE">
        <w:rPr>
          <w:rFonts w:ascii="Arial" w:hAnsi="Arial" w:cs="Arial"/>
          <w:b w:val="0"/>
          <w:bCs w:val="0"/>
          <w:i/>
          <w:iCs/>
        </w:rPr>
        <w:fldChar w:fldCharType="end"/>
      </w:r>
      <w:r w:rsidRPr="00631BDE">
        <w:rPr>
          <w:rFonts w:ascii="Arial" w:hAnsi="Arial" w:cs="Arial"/>
          <w:b w:val="0"/>
          <w:bCs w:val="0"/>
          <w:i/>
          <w:iCs/>
        </w:rPr>
        <w:t>: DC Link Schematic</w:t>
      </w:r>
      <w:bookmarkEnd w:id="31"/>
    </w:p>
    <w:p w14:paraId="4427D904" w14:textId="77777777" w:rsidR="001F1FFF" w:rsidRPr="00631BDE" w:rsidRDefault="001F1FFF" w:rsidP="00631BDE">
      <w:pPr>
        <w:spacing w:line="276" w:lineRule="auto"/>
        <w:rPr>
          <w:rFonts w:ascii="Arial" w:hAnsi="Arial" w:cs="Arial"/>
        </w:rPr>
      </w:pPr>
    </w:p>
    <w:p w14:paraId="00566760" w14:textId="3D81F96C" w:rsidR="00C00EF9" w:rsidRPr="00631BDE" w:rsidRDefault="00EA4A0A" w:rsidP="00631BDE">
      <w:pPr>
        <w:spacing w:line="276" w:lineRule="auto"/>
        <w:rPr>
          <w:rFonts w:ascii="Arial" w:hAnsi="Arial" w:cs="Arial"/>
        </w:rPr>
      </w:pPr>
      <w:r w:rsidRPr="00631BDE">
        <w:rPr>
          <w:rFonts w:ascii="Arial" w:hAnsi="Arial" w:cs="Arial"/>
        </w:rPr>
        <w:t xml:space="preserve">The rectifier and DC link were validated by supplying an input AC voltage and measuring the output DC voltage, as shown in Figure </w:t>
      </w:r>
      <w:r w:rsidR="00007D69">
        <w:rPr>
          <w:rFonts w:ascii="Arial" w:hAnsi="Arial" w:cs="Arial"/>
        </w:rPr>
        <w:t>6</w:t>
      </w:r>
      <w:r w:rsidRPr="00631BDE">
        <w:rPr>
          <w:rFonts w:ascii="Arial" w:hAnsi="Arial" w:cs="Arial"/>
        </w:rPr>
        <w:t>. While the integrated system is designed to operate at 208 V</w:t>
      </w:r>
      <w:r w:rsidR="001A688D" w:rsidRPr="00631BDE">
        <w:rPr>
          <w:rFonts w:ascii="Arial" w:hAnsi="Arial" w:cs="Arial"/>
          <w:vertAlign w:val="subscript"/>
        </w:rPr>
        <w:t>AC</w:t>
      </w:r>
      <w:r w:rsidRPr="00631BDE">
        <w:rPr>
          <w:rFonts w:ascii="Arial" w:hAnsi="Arial" w:cs="Arial"/>
        </w:rPr>
        <w:t>, the validation testing was conducted at 10 V</w:t>
      </w:r>
      <w:r w:rsidR="001A688D" w:rsidRPr="00631BDE">
        <w:rPr>
          <w:rFonts w:ascii="Arial" w:hAnsi="Arial" w:cs="Arial"/>
          <w:vertAlign w:val="subscript"/>
        </w:rPr>
        <w:t>AC</w:t>
      </w:r>
      <w:r w:rsidRPr="00631BDE">
        <w:rPr>
          <w:rFonts w:ascii="Arial" w:hAnsi="Arial" w:cs="Arial"/>
        </w:rPr>
        <w:t xml:space="preserve">. The three-phase AC was generated using three waveform generators, with phase A and phase B values in Figure </w:t>
      </w:r>
      <w:r w:rsidR="00007D69">
        <w:rPr>
          <w:rFonts w:ascii="Arial" w:hAnsi="Arial" w:cs="Arial"/>
        </w:rPr>
        <w:t>7</w:t>
      </w:r>
      <w:r w:rsidRPr="00631BDE">
        <w:rPr>
          <w:rFonts w:ascii="Arial" w:hAnsi="Arial" w:cs="Arial"/>
        </w:rPr>
        <w:t xml:space="preserve"> and phase C values in Figure </w:t>
      </w:r>
      <w:r w:rsidR="00007D69">
        <w:rPr>
          <w:rFonts w:ascii="Arial" w:hAnsi="Arial" w:cs="Arial"/>
        </w:rPr>
        <w:t>8</w:t>
      </w:r>
      <w:r w:rsidRPr="00631BDE">
        <w:rPr>
          <w:rFonts w:ascii="Arial" w:hAnsi="Arial" w:cs="Arial"/>
        </w:rPr>
        <w:t>. An amplitude of 3.536 V</w:t>
      </w:r>
      <w:r w:rsidR="001A688D" w:rsidRPr="00631BDE">
        <w:rPr>
          <w:rFonts w:ascii="Arial" w:hAnsi="Arial" w:cs="Arial"/>
          <w:vertAlign w:val="subscript"/>
        </w:rPr>
        <w:t>rms</w:t>
      </w:r>
      <w:r w:rsidRPr="00631BDE">
        <w:rPr>
          <w:rFonts w:ascii="Arial" w:hAnsi="Arial" w:cs="Arial"/>
        </w:rPr>
        <w:t xml:space="preserve"> was used to produce the desired voltage. Additionally, each phase was offset by 120</w:t>
      </w:r>
      <w:r w:rsidR="001A688D" w:rsidRPr="00631BDE">
        <w:rPr>
          <w:rFonts w:ascii="Arial" w:hAnsi="Arial" w:cs="Arial"/>
        </w:rPr>
        <w:t>˚</w:t>
      </w:r>
      <w:r w:rsidRPr="00631BDE">
        <w:rPr>
          <w:rFonts w:ascii="Arial" w:hAnsi="Arial" w:cs="Arial"/>
        </w:rPr>
        <w:t xml:space="preserve"> to simulate a three-phase system, with phase C further adjusted due to the waveform generators not being synchronized.</w:t>
      </w:r>
    </w:p>
    <w:p w14:paraId="777D2DB3" w14:textId="4E411E65" w:rsidR="003D3B9E" w:rsidRPr="00631BDE" w:rsidRDefault="003D3B9E" w:rsidP="00631BDE">
      <w:pPr>
        <w:spacing w:line="276" w:lineRule="auto"/>
        <w:rPr>
          <w:rFonts w:ascii="Arial" w:hAnsi="Arial" w:cs="Arial"/>
        </w:rPr>
      </w:pPr>
    </w:p>
    <w:p w14:paraId="3D59E333" w14:textId="6A1643CC" w:rsidR="00CD7515" w:rsidRPr="00631BDE" w:rsidRDefault="00BF780A" w:rsidP="00631BDE">
      <w:pPr>
        <w:keepNext/>
        <w:spacing w:line="276" w:lineRule="auto"/>
        <w:rPr>
          <w:rFonts w:ascii="Arial" w:hAnsi="Arial" w:cs="Arial"/>
        </w:rPr>
      </w:pPr>
      <w:r w:rsidRPr="00631BDE">
        <w:rPr>
          <w:rFonts w:ascii="Arial" w:hAnsi="Arial" w:cs="Arial"/>
        </w:rPr>
        <w:lastRenderedPageBreak/>
        <w:t> </w:t>
      </w:r>
      <w:r w:rsidRPr="00631BDE">
        <w:rPr>
          <w:rFonts w:ascii="Arial" w:hAnsi="Arial" w:cs="Arial"/>
          <w:noProof/>
        </w:rPr>
        <w:drawing>
          <wp:inline distT="0" distB="0" distL="0" distR="0" wp14:anchorId="4347F3C3" wp14:editId="169EAFE1">
            <wp:extent cx="5943600" cy="3157855"/>
            <wp:effectExtent l="38100" t="38100" r="38100" b="42545"/>
            <wp:docPr id="1583463120" name="Picture 2"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5943600" cy="3157855"/>
                    </a:xfrm>
                    <a:prstGeom prst="rect">
                      <a:avLst/>
                    </a:prstGeom>
                    <a:ln w="38100">
                      <a:solidFill>
                        <a:schemeClr val="tx1"/>
                      </a:solidFill>
                    </a:ln>
                  </pic:spPr>
                </pic:pic>
              </a:graphicData>
            </a:graphic>
          </wp:inline>
        </w:drawing>
      </w:r>
    </w:p>
    <w:p w14:paraId="4DB6045A" w14:textId="74C3AD7D" w:rsidR="00BF780A" w:rsidRPr="00631BDE" w:rsidRDefault="00CD7515" w:rsidP="00631BDE">
      <w:pPr>
        <w:pStyle w:val="Caption"/>
        <w:framePr w:w="9396" w:h="272" w:hRule="exact" w:wrap="around" w:x="1471" w:y="5"/>
        <w:spacing w:line="276" w:lineRule="auto"/>
        <w:jc w:val="center"/>
        <w:rPr>
          <w:rFonts w:ascii="Arial" w:hAnsi="Arial" w:cs="Arial"/>
          <w:b w:val="0"/>
          <w:bCs w:val="0"/>
          <w:i/>
          <w:iCs/>
        </w:rPr>
      </w:pPr>
      <w:bookmarkStart w:id="32" w:name="_Toc184335661"/>
      <w:r w:rsidRPr="00631BDE">
        <w:rPr>
          <w:rFonts w:ascii="Arial" w:hAnsi="Arial" w:cs="Arial"/>
          <w:b w:val="0"/>
          <w:bCs w:val="0"/>
          <w:i/>
          <w:iCs/>
        </w:rPr>
        <w:t xml:space="preserve">Figure </w:t>
      </w:r>
      <w:r w:rsidRPr="00631BDE">
        <w:rPr>
          <w:rFonts w:ascii="Arial" w:hAnsi="Arial" w:cs="Arial"/>
          <w:b w:val="0"/>
          <w:bCs w:val="0"/>
          <w:i/>
          <w:iCs/>
        </w:rPr>
        <w:fldChar w:fldCharType="begin"/>
      </w:r>
      <w:r w:rsidRPr="00631BDE">
        <w:rPr>
          <w:rFonts w:ascii="Arial" w:hAnsi="Arial" w:cs="Arial"/>
          <w:b w:val="0"/>
          <w:bCs w:val="0"/>
          <w:i/>
          <w:iCs/>
        </w:rPr>
        <w:instrText xml:space="preserve"> SEQ Figure \* ARABIC </w:instrText>
      </w:r>
      <w:r w:rsidRPr="00631BDE">
        <w:rPr>
          <w:rFonts w:ascii="Arial" w:hAnsi="Arial" w:cs="Arial"/>
          <w:b w:val="0"/>
          <w:bCs w:val="0"/>
          <w:i/>
          <w:iCs/>
        </w:rPr>
        <w:fldChar w:fldCharType="separate"/>
      </w:r>
      <w:r w:rsidR="00C07716">
        <w:rPr>
          <w:rFonts w:ascii="Arial" w:hAnsi="Arial" w:cs="Arial"/>
          <w:b w:val="0"/>
          <w:bCs w:val="0"/>
          <w:i/>
          <w:iCs/>
          <w:noProof/>
        </w:rPr>
        <w:t>6</w:t>
      </w:r>
      <w:r w:rsidRPr="00631BDE">
        <w:rPr>
          <w:rFonts w:ascii="Arial" w:hAnsi="Arial" w:cs="Arial"/>
          <w:b w:val="0"/>
          <w:bCs w:val="0"/>
          <w:i/>
          <w:iCs/>
        </w:rPr>
        <w:fldChar w:fldCharType="end"/>
      </w:r>
      <w:r w:rsidRPr="00631BDE">
        <w:rPr>
          <w:rFonts w:ascii="Arial" w:hAnsi="Arial" w:cs="Arial"/>
          <w:b w:val="0"/>
          <w:bCs w:val="0"/>
          <w:i/>
          <w:iCs/>
        </w:rPr>
        <w:t>: Rectifier and DC Link Circuit</w:t>
      </w:r>
      <w:bookmarkEnd w:id="32"/>
    </w:p>
    <w:p w14:paraId="109FCD95" w14:textId="77777777" w:rsidR="00EA4A0A" w:rsidRPr="00631BDE" w:rsidRDefault="00EA4A0A" w:rsidP="00631BDE">
      <w:pPr>
        <w:spacing w:line="276" w:lineRule="auto"/>
        <w:rPr>
          <w:rFonts w:ascii="Arial" w:hAnsi="Arial" w:cs="Arial"/>
        </w:rPr>
      </w:pPr>
    </w:p>
    <w:p w14:paraId="4F38810A" w14:textId="77777777" w:rsidR="00F95BE5" w:rsidRPr="00631BDE" w:rsidRDefault="00F95BE5" w:rsidP="00631BDE">
      <w:pPr>
        <w:keepNext/>
        <w:spacing w:line="276" w:lineRule="auto"/>
        <w:rPr>
          <w:rFonts w:ascii="Arial" w:hAnsi="Arial" w:cs="Arial"/>
        </w:rPr>
      </w:pPr>
      <w:r w:rsidRPr="00631BDE">
        <w:rPr>
          <w:rFonts w:ascii="Arial" w:hAnsi="Arial" w:cs="Arial"/>
          <w:noProof/>
        </w:rPr>
        <w:drawing>
          <wp:inline distT="0" distB="0" distL="0" distR="0" wp14:anchorId="38148B35" wp14:editId="0C6CE2C3">
            <wp:extent cx="5943600" cy="3397885"/>
            <wp:effectExtent l="38100" t="38100" r="38100" b="31115"/>
            <wp:docPr id="727324240"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324240" name="Picture 5" descr="A screen shot of a computer&#10;&#10;Description automatically generated"/>
                    <pic:cNvPicPr/>
                  </pic:nvPicPr>
                  <pic:blipFill>
                    <a:blip r:embed="rId25"/>
                    <a:stretch>
                      <a:fillRect/>
                    </a:stretch>
                  </pic:blipFill>
                  <pic:spPr>
                    <a:xfrm>
                      <a:off x="0" y="0"/>
                      <a:ext cx="5943600" cy="3397885"/>
                    </a:xfrm>
                    <a:prstGeom prst="rect">
                      <a:avLst/>
                    </a:prstGeom>
                    <a:ln w="38100">
                      <a:solidFill>
                        <a:schemeClr val="tx1"/>
                      </a:solidFill>
                    </a:ln>
                  </pic:spPr>
                </pic:pic>
              </a:graphicData>
            </a:graphic>
          </wp:inline>
        </w:drawing>
      </w:r>
    </w:p>
    <w:p w14:paraId="5D06E63F" w14:textId="7963E4B4" w:rsidR="00F95BE5" w:rsidRPr="00631BDE" w:rsidRDefault="00F95BE5" w:rsidP="00631BDE">
      <w:pPr>
        <w:pStyle w:val="Caption"/>
        <w:framePr w:w="9436" w:h="273" w:hRule="exact" w:wrap="around" w:x="1444" w:yAlign="top"/>
        <w:spacing w:line="276" w:lineRule="auto"/>
        <w:jc w:val="center"/>
        <w:rPr>
          <w:rFonts w:ascii="Arial" w:hAnsi="Arial" w:cs="Arial"/>
          <w:b w:val="0"/>
          <w:bCs w:val="0"/>
          <w:i/>
          <w:iCs/>
        </w:rPr>
      </w:pPr>
      <w:bookmarkStart w:id="33" w:name="_Toc184335662"/>
      <w:r w:rsidRPr="00631BDE">
        <w:rPr>
          <w:rFonts w:ascii="Arial" w:hAnsi="Arial" w:cs="Arial"/>
          <w:b w:val="0"/>
          <w:bCs w:val="0"/>
          <w:i/>
          <w:iCs/>
        </w:rPr>
        <w:t xml:space="preserve">Figure </w:t>
      </w:r>
      <w:r w:rsidRPr="00631BDE">
        <w:rPr>
          <w:rFonts w:ascii="Arial" w:hAnsi="Arial" w:cs="Arial"/>
          <w:b w:val="0"/>
          <w:bCs w:val="0"/>
          <w:i/>
          <w:iCs/>
        </w:rPr>
        <w:fldChar w:fldCharType="begin"/>
      </w:r>
      <w:r w:rsidRPr="00631BDE">
        <w:rPr>
          <w:rFonts w:ascii="Arial" w:hAnsi="Arial" w:cs="Arial"/>
          <w:b w:val="0"/>
          <w:bCs w:val="0"/>
          <w:i/>
          <w:iCs/>
        </w:rPr>
        <w:instrText xml:space="preserve"> SEQ Figure \* ARABIC </w:instrText>
      </w:r>
      <w:r w:rsidRPr="00631BDE">
        <w:rPr>
          <w:rFonts w:ascii="Arial" w:hAnsi="Arial" w:cs="Arial"/>
          <w:b w:val="0"/>
          <w:bCs w:val="0"/>
          <w:i/>
          <w:iCs/>
        </w:rPr>
        <w:fldChar w:fldCharType="separate"/>
      </w:r>
      <w:r w:rsidR="00C07716">
        <w:rPr>
          <w:rFonts w:ascii="Arial" w:hAnsi="Arial" w:cs="Arial"/>
          <w:b w:val="0"/>
          <w:bCs w:val="0"/>
          <w:i/>
          <w:iCs/>
          <w:noProof/>
        </w:rPr>
        <w:t>7</w:t>
      </w:r>
      <w:r w:rsidRPr="00631BDE">
        <w:rPr>
          <w:rFonts w:ascii="Arial" w:hAnsi="Arial" w:cs="Arial"/>
          <w:b w:val="0"/>
          <w:bCs w:val="0"/>
          <w:i/>
          <w:iCs/>
        </w:rPr>
        <w:fldChar w:fldCharType="end"/>
      </w:r>
      <w:r w:rsidRPr="00631BDE">
        <w:rPr>
          <w:rFonts w:ascii="Arial" w:hAnsi="Arial" w:cs="Arial"/>
          <w:b w:val="0"/>
          <w:bCs w:val="0"/>
          <w:i/>
          <w:iCs/>
        </w:rPr>
        <w:t>:</w:t>
      </w:r>
      <w:r w:rsidRPr="00631BDE">
        <w:rPr>
          <w:rFonts w:ascii="Arial" w:hAnsi="Arial" w:cs="Arial"/>
          <w:b w:val="0"/>
          <w:bCs w:val="0"/>
          <w:i/>
          <w:iCs/>
        </w:rPr>
        <w:t xml:space="preserve"> Input Phase A and Phase B</w:t>
      </w:r>
      <w:bookmarkEnd w:id="33"/>
    </w:p>
    <w:p w14:paraId="411B7B29" w14:textId="77777777" w:rsidR="005B797C" w:rsidRPr="00631BDE" w:rsidRDefault="005B797C" w:rsidP="00631BDE">
      <w:pPr>
        <w:spacing w:line="276" w:lineRule="auto"/>
        <w:rPr>
          <w:rFonts w:ascii="Arial" w:hAnsi="Arial" w:cs="Arial"/>
        </w:rPr>
      </w:pPr>
    </w:p>
    <w:p w14:paraId="58B6D9C0" w14:textId="77777777" w:rsidR="008E56C1" w:rsidRPr="00631BDE" w:rsidRDefault="008E56C1" w:rsidP="00631BDE">
      <w:pPr>
        <w:keepNext/>
        <w:spacing w:line="276" w:lineRule="auto"/>
        <w:rPr>
          <w:rFonts w:ascii="Arial" w:hAnsi="Arial" w:cs="Arial"/>
        </w:rPr>
      </w:pPr>
      <w:r w:rsidRPr="00631BDE">
        <w:rPr>
          <w:rFonts w:ascii="Arial" w:hAnsi="Arial" w:cs="Arial"/>
        </w:rPr>
        <w:lastRenderedPageBreak/>
        <w:t> </w:t>
      </w:r>
      <w:r w:rsidRPr="00631BDE">
        <w:rPr>
          <w:rFonts w:ascii="Arial" w:hAnsi="Arial" w:cs="Arial"/>
        </w:rPr>
        <w:drawing>
          <wp:inline distT="0" distB="0" distL="0" distR="0" wp14:anchorId="66C2D99A" wp14:editId="42F95477">
            <wp:extent cx="5943600" cy="3279775"/>
            <wp:effectExtent l="38100" t="38100" r="38100" b="34925"/>
            <wp:docPr id="1735064248"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screen 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279775"/>
                    </a:xfrm>
                    <a:prstGeom prst="rect">
                      <a:avLst/>
                    </a:prstGeom>
                    <a:noFill/>
                    <a:ln w="38100">
                      <a:solidFill>
                        <a:schemeClr val="tx1"/>
                      </a:solidFill>
                    </a:ln>
                  </pic:spPr>
                </pic:pic>
              </a:graphicData>
            </a:graphic>
          </wp:inline>
        </w:drawing>
      </w:r>
    </w:p>
    <w:p w14:paraId="4F7CBB6E" w14:textId="6125CF88" w:rsidR="00F95BE5" w:rsidRPr="00631BDE" w:rsidRDefault="008E56C1" w:rsidP="00631BDE">
      <w:pPr>
        <w:pStyle w:val="Caption"/>
        <w:framePr w:w="9423" w:h="286" w:hRule="exact" w:wrap="around" w:x="1458" w:y="1"/>
        <w:spacing w:line="276" w:lineRule="auto"/>
        <w:jc w:val="center"/>
        <w:rPr>
          <w:rFonts w:ascii="Arial" w:hAnsi="Arial" w:cs="Arial"/>
          <w:b w:val="0"/>
          <w:bCs w:val="0"/>
          <w:i/>
          <w:iCs/>
        </w:rPr>
      </w:pPr>
      <w:bookmarkStart w:id="34" w:name="_Toc184335663"/>
      <w:r w:rsidRPr="00631BDE">
        <w:rPr>
          <w:rFonts w:ascii="Arial" w:hAnsi="Arial" w:cs="Arial"/>
          <w:b w:val="0"/>
          <w:bCs w:val="0"/>
          <w:i/>
          <w:iCs/>
        </w:rPr>
        <w:t xml:space="preserve">Figure </w:t>
      </w:r>
      <w:r w:rsidRPr="00631BDE">
        <w:rPr>
          <w:rFonts w:ascii="Arial" w:hAnsi="Arial" w:cs="Arial"/>
          <w:b w:val="0"/>
          <w:bCs w:val="0"/>
          <w:i/>
          <w:iCs/>
        </w:rPr>
        <w:fldChar w:fldCharType="begin"/>
      </w:r>
      <w:r w:rsidRPr="00631BDE">
        <w:rPr>
          <w:rFonts w:ascii="Arial" w:hAnsi="Arial" w:cs="Arial"/>
          <w:b w:val="0"/>
          <w:bCs w:val="0"/>
          <w:i/>
          <w:iCs/>
        </w:rPr>
        <w:instrText xml:space="preserve"> SEQ Figure \* ARABIC </w:instrText>
      </w:r>
      <w:r w:rsidRPr="00631BDE">
        <w:rPr>
          <w:rFonts w:ascii="Arial" w:hAnsi="Arial" w:cs="Arial"/>
          <w:b w:val="0"/>
          <w:bCs w:val="0"/>
          <w:i/>
          <w:iCs/>
        </w:rPr>
        <w:fldChar w:fldCharType="separate"/>
      </w:r>
      <w:r w:rsidR="00C07716">
        <w:rPr>
          <w:rFonts w:ascii="Arial" w:hAnsi="Arial" w:cs="Arial"/>
          <w:b w:val="0"/>
          <w:bCs w:val="0"/>
          <w:i/>
          <w:iCs/>
          <w:noProof/>
        </w:rPr>
        <w:t>8</w:t>
      </w:r>
      <w:r w:rsidRPr="00631BDE">
        <w:rPr>
          <w:rFonts w:ascii="Arial" w:hAnsi="Arial" w:cs="Arial"/>
          <w:b w:val="0"/>
          <w:bCs w:val="0"/>
          <w:i/>
          <w:iCs/>
        </w:rPr>
        <w:fldChar w:fldCharType="end"/>
      </w:r>
      <w:r w:rsidRPr="00631BDE">
        <w:rPr>
          <w:rFonts w:ascii="Arial" w:hAnsi="Arial" w:cs="Arial"/>
          <w:b w:val="0"/>
          <w:bCs w:val="0"/>
          <w:i/>
          <w:iCs/>
        </w:rPr>
        <w:t>: Input Phase C</w:t>
      </w:r>
      <w:bookmarkEnd w:id="34"/>
    </w:p>
    <w:p w14:paraId="3E37D4C5" w14:textId="77777777" w:rsidR="00F95BE5" w:rsidRPr="00631BDE" w:rsidRDefault="00F95BE5" w:rsidP="00631BDE">
      <w:pPr>
        <w:spacing w:line="276" w:lineRule="auto"/>
        <w:rPr>
          <w:rFonts w:ascii="Arial" w:hAnsi="Arial" w:cs="Arial"/>
        </w:rPr>
      </w:pPr>
    </w:p>
    <w:p w14:paraId="66C876E5" w14:textId="4C0CC27A" w:rsidR="009904BB" w:rsidRPr="00631BDE" w:rsidRDefault="009904BB" w:rsidP="00631BDE">
      <w:pPr>
        <w:spacing w:line="276" w:lineRule="auto"/>
        <w:rPr>
          <w:rFonts w:ascii="Arial" w:hAnsi="Arial" w:cs="Arial"/>
        </w:rPr>
      </w:pPr>
      <w:r w:rsidRPr="00631BDE">
        <w:rPr>
          <w:rFonts w:ascii="Arial" w:hAnsi="Arial" w:cs="Arial"/>
        </w:rPr>
        <w:t xml:space="preserve">Upon measuring the input AC waveforms shown in Figure </w:t>
      </w:r>
      <w:r w:rsidR="00007D69">
        <w:rPr>
          <w:rFonts w:ascii="Arial" w:hAnsi="Arial" w:cs="Arial"/>
        </w:rPr>
        <w:t>9</w:t>
      </w:r>
      <w:r w:rsidRPr="00631BDE">
        <w:rPr>
          <w:rFonts w:ascii="Arial" w:hAnsi="Arial" w:cs="Arial"/>
        </w:rPr>
        <w:t xml:space="preserve">, the green (phase A), blue (phase B), and purple (phase C) sinusoidal waves demonstrate a phase shift of 120 degrees and an amplitude of 10 VAC. Furthermore, the measured DC output is 9.6 VDC with 600 mV of noise. This differs slightly from the expected output of </w:t>
      </w:r>
      <w:r w:rsidR="00007D69">
        <w:rPr>
          <w:rFonts w:ascii="Arial" w:hAnsi="Arial" w:cs="Arial"/>
        </w:rPr>
        <w:t>12</w:t>
      </w:r>
      <w:r w:rsidRPr="00631BDE">
        <w:rPr>
          <w:rFonts w:ascii="Arial" w:hAnsi="Arial" w:cs="Arial"/>
        </w:rPr>
        <w:t xml:space="preserve"> VDC </w:t>
      </w:r>
      <w:r w:rsidR="00007D69">
        <w:rPr>
          <w:rFonts w:ascii="Arial" w:hAnsi="Arial" w:cs="Arial"/>
        </w:rPr>
        <w:t>.</w:t>
      </w:r>
      <w:r w:rsidRPr="00631BDE">
        <w:rPr>
          <w:rFonts w:ascii="Arial" w:hAnsi="Arial" w:cs="Arial"/>
        </w:rPr>
        <w:t>This discrepancy can be attributed to the forward voltage drop across the rectifier diodes and losses within the rectifier and DC link circuitry. Despite these factors, the measured value remains within an acceptable range for the system's operation.</w:t>
      </w:r>
    </w:p>
    <w:p w14:paraId="16EBEAFD" w14:textId="77777777" w:rsidR="009C4C31" w:rsidRPr="00631BDE" w:rsidRDefault="009C4C31" w:rsidP="00631BDE">
      <w:pPr>
        <w:spacing w:line="276" w:lineRule="auto"/>
        <w:rPr>
          <w:rFonts w:ascii="Arial" w:hAnsi="Arial" w:cs="Arial"/>
        </w:rPr>
      </w:pPr>
    </w:p>
    <w:p w14:paraId="5ECFA1A7" w14:textId="77777777" w:rsidR="008D1D8E" w:rsidRPr="00631BDE" w:rsidRDefault="008D1D8E" w:rsidP="00631BDE">
      <w:pPr>
        <w:keepNext/>
        <w:spacing w:line="276" w:lineRule="auto"/>
        <w:rPr>
          <w:rFonts w:ascii="Arial" w:hAnsi="Arial" w:cs="Arial"/>
        </w:rPr>
      </w:pPr>
      <w:r w:rsidRPr="00631BDE">
        <w:rPr>
          <w:rFonts w:ascii="Arial" w:hAnsi="Arial" w:cs="Arial"/>
        </w:rPr>
        <w:lastRenderedPageBreak/>
        <w:t> </w:t>
      </w:r>
      <w:r w:rsidRPr="00631BDE">
        <w:rPr>
          <w:rFonts w:ascii="Arial" w:hAnsi="Arial" w:cs="Arial"/>
        </w:rPr>
        <w:drawing>
          <wp:inline distT="0" distB="0" distL="0" distR="0" wp14:anchorId="63F33DD3" wp14:editId="4E4C09DF">
            <wp:extent cx="5943600" cy="3803650"/>
            <wp:effectExtent l="38100" t="38100" r="38100" b="44450"/>
            <wp:docPr id="1768783759"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screen 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03650"/>
                    </a:xfrm>
                    <a:prstGeom prst="rect">
                      <a:avLst/>
                    </a:prstGeom>
                    <a:noFill/>
                    <a:ln w="38100">
                      <a:solidFill>
                        <a:schemeClr val="tx1"/>
                      </a:solidFill>
                    </a:ln>
                  </pic:spPr>
                </pic:pic>
              </a:graphicData>
            </a:graphic>
          </wp:inline>
        </w:drawing>
      </w:r>
    </w:p>
    <w:p w14:paraId="32682857" w14:textId="2FA6AD5F" w:rsidR="009C4C31" w:rsidRPr="00631BDE" w:rsidRDefault="008D1D8E" w:rsidP="00631BDE">
      <w:pPr>
        <w:pStyle w:val="Caption"/>
        <w:framePr w:w="9369" w:h="314" w:hRule="exact" w:wrap="around" w:x="1498" w:y="3"/>
        <w:spacing w:line="276" w:lineRule="auto"/>
        <w:jc w:val="center"/>
        <w:rPr>
          <w:rFonts w:ascii="Arial" w:hAnsi="Arial" w:cs="Arial"/>
          <w:b w:val="0"/>
          <w:bCs w:val="0"/>
          <w:i/>
          <w:iCs/>
        </w:rPr>
      </w:pPr>
      <w:bookmarkStart w:id="35" w:name="_Toc184335664"/>
      <w:r w:rsidRPr="00631BDE">
        <w:rPr>
          <w:rFonts w:ascii="Arial" w:hAnsi="Arial" w:cs="Arial"/>
          <w:b w:val="0"/>
          <w:bCs w:val="0"/>
          <w:i/>
          <w:iCs/>
        </w:rPr>
        <w:t xml:space="preserve">Figure </w:t>
      </w:r>
      <w:r w:rsidRPr="00631BDE">
        <w:rPr>
          <w:rFonts w:ascii="Arial" w:hAnsi="Arial" w:cs="Arial"/>
          <w:b w:val="0"/>
          <w:bCs w:val="0"/>
          <w:i/>
          <w:iCs/>
        </w:rPr>
        <w:fldChar w:fldCharType="begin"/>
      </w:r>
      <w:r w:rsidRPr="00631BDE">
        <w:rPr>
          <w:rFonts w:ascii="Arial" w:hAnsi="Arial" w:cs="Arial"/>
          <w:b w:val="0"/>
          <w:bCs w:val="0"/>
          <w:i/>
          <w:iCs/>
        </w:rPr>
        <w:instrText xml:space="preserve"> SEQ Figure \* ARABIC </w:instrText>
      </w:r>
      <w:r w:rsidRPr="00631BDE">
        <w:rPr>
          <w:rFonts w:ascii="Arial" w:hAnsi="Arial" w:cs="Arial"/>
          <w:b w:val="0"/>
          <w:bCs w:val="0"/>
          <w:i/>
          <w:iCs/>
        </w:rPr>
        <w:fldChar w:fldCharType="separate"/>
      </w:r>
      <w:r w:rsidR="00C07716">
        <w:rPr>
          <w:rFonts w:ascii="Arial" w:hAnsi="Arial" w:cs="Arial"/>
          <w:b w:val="0"/>
          <w:bCs w:val="0"/>
          <w:i/>
          <w:iCs/>
          <w:noProof/>
        </w:rPr>
        <w:t>9</w:t>
      </w:r>
      <w:r w:rsidRPr="00631BDE">
        <w:rPr>
          <w:rFonts w:ascii="Arial" w:hAnsi="Arial" w:cs="Arial"/>
          <w:b w:val="0"/>
          <w:bCs w:val="0"/>
          <w:i/>
          <w:iCs/>
        </w:rPr>
        <w:fldChar w:fldCharType="end"/>
      </w:r>
      <w:r w:rsidRPr="00631BDE">
        <w:rPr>
          <w:rFonts w:ascii="Arial" w:hAnsi="Arial" w:cs="Arial"/>
          <w:b w:val="0"/>
          <w:bCs w:val="0"/>
          <w:i/>
          <w:iCs/>
        </w:rPr>
        <w:t xml:space="preserve">: Input Phase A, Phase B, Phase C; Output </w:t>
      </w:r>
      <w:r w:rsidR="00792369" w:rsidRPr="00631BDE">
        <w:rPr>
          <w:rFonts w:ascii="Arial" w:hAnsi="Arial" w:cs="Arial"/>
          <w:b w:val="0"/>
          <w:bCs w:val="0"/>
          <w:i/>
          <w:iCs/>
        </w:rPr>
        <w:t>DC</w:t>
      </w:r>
      <w:bookmarkEnd w:id="35"/>
    </w:p>
    <w:p w14:paraId="389F435F" w14:textId="77777777" w:rsidR="005F7A9A" w:rsidRPr="00631BDE" w:rsidRDefault="005F7A9A" w:rsidP="00631BDE">
      <w:pPr>
        <w:spacing w:line="276" w:lineRule="auto"/>
        <w:rPr>
          <w:rFonts w:ascii="Arial" w:hAnsi="Arial" w:cs="Arial"/>
        </w:rPr>
      </w:pPr>
    </w:p>
    <w:p w14:paraId="1225D6AA" w14:textId="201CE383" w:rsidR="0052595B" w:rsidRDefault="00F13296" w:rsidP="00631BDE">
      <w:pPr>
        <w:pStyle w:val="Heading3"/>
        <w:spacing w:before="0" w:after="0" w:line="276" w:lineRule="auto"/>
        <w:rPr>
          <w:rFonts w:ascii="Arial" w:hAnsi="Arial"/>
        </w:rPr>
      </w:pPr>
      <w:bookmarkStart w:id="36" w:name="_Toc184333856"/>
      <w:r w:rsidRPr="00631BDE">
        <w:rPr>
          <w:rFonts w:ascii="Arial" w:hAnsi="Arial"/>
        </w:rPr>
        <w:t>Power Control</w:t>
      </w:r>
      <w:r w:rsidR="0052595B" w:rsidRPr="00631BDE">
        <w:rPr>
          <w:rFonts w:ascii="Arial" w:hAnsi="Arial"/>
        </w:rPr>
        <w:t xml:space="preserve"> Validation</w:t>
      </w:r>
      <w:bookmarkEnd w:id="36"/>
    </w:p>
    <w:p w14:paraId="4B0C1557" w14:textId="77777777" w:rsidR="00AB6076" w:rsidRDefault="00AB6076" w:rsidP="00AB6076"/>
    <w:p w14:paraId="602A65CD" w14:textId="514C0FAF" w:rsidR="0052595B" w:rsidRDefault="002260DE" w:rsidP="00631BDE">
      <w:pPr>
        <w:spacing w:line="276" w:lineRule="auto"/>
      </w:pPr>
      <w:r w:rsidRPr="002260DE">
        <w:t>The power control takes an input of DC voltage from the DC Link and, based on the incoming PWM signals from the microcontroller, inverts the DC voltage into the appropriate AC voltage to power the motor.</w:t>
      </w:r>
    </w:p>
    <w:p w14:paraId="70983170" w14:textId="77777777" w:rsidR="002260DE" w:rsidRDefault="002260DE" w:rsidP="00631BDE">
      <w:pPr>
        <w:spacing w:line="276" w:lineRule="auto"/>
      </w:pPr>
    </w:p>
    <w:p w14:paraId="7BFCBBBF" w14:textId="5307B9E9" w:rsidR="00974839" w:rsidRDefault="00CD4180" w:rsidP="00631BDE">
      <w:pPr>
        <w:spacing w:line="276" w:lineRule="auto"/>
      </w:pPr>
      <w:r w:rsidRPr="00CD4180">
        <w:t xml:space="preserve">Unfortunately, the only control was short-circuited without enough time for a new unit to be delivered, and thus this portion of the validation is not complete. The validation would consist of applying an input dc voltage and PWM signals and measuring an output waveform. </w:t>
      </w:r>
      <w:r w:rsidR="00974839" w:rsidRPr="00974839">
        <w:t xml:space="preserve">In Figure </w:t>
      </w:r>
      <w:r w:rsidR="00974839">
        <w:t>10</w:t>
      </w:r>
      <w:r w:rsidR="00974839" w:rsidRPr="00974839">
        <w:t xml:space="preserve">, the circuit is shown, and in Figure </w:t>
      </w:r>
      <w:r w:rsidR="00A52C84">
        <w:t>11</w:t>
      </w:r>
      <w:r w:rsidR="00974839" w:rsidRPr="00974839">
        <w:t>, the output waveforms are shown to be approximately zero, aligning with the chip not working.</w:t>
      </w:r>
      <w:r w:rsidR="00AE6151">
        <w:t xml:space="preserve"> In Figure 12, the high and low PWM signals for a single phase were generated for </w:t>
      </w:r>
      <w:r w:rsidR="00E602A4">
        <w:t>full</w:t>
      </w:r>
      <w:r w:rsidR="00AE6151">
        <w:t xml:space="preserve"> validation.</w:t>
      </w:r>
      <w:r w:rsidR="00E602A4">
        <w:t xml:space="preserve"> Furthermore, Figure </w:t>
      </w:r>
      <w:r w:rsidR="00131807">
        <w:t xml:space="preserve">13, is the measured input power supply voltages </w:t>
      </w:r>
      <w:r w:rsidR="00AE6B98">
        <w:t>show the power flow of current through the circuitry surrounding the power control and that the only short circuit is the power control itself.</w:t>
      </w:r>
      <w:r w:rsidR="00313ECB">
        <w:t xml:space="preserve">  </w:t>
      </w:r>
    </w:p>
    <w:p w14:paraId="722ED717" w14:textId="77777777" w:rsidR="00974839" w:rsidRDefault="00974839" w:rsidP="00974839">
      <w:pPr>
        <w:keepNext/>
        <w:spacing w:line="276" w:lineRule="auto"/>
      </w:pPr>
      <w:r w:rsidRPr="00974839">
        <w:lastRenderedPageBreak/>
        <w:t> </w:t>
      </w:r>
      <w:r w:rsidRPr="00974839">
        <w:drawing>
          <wp:inline distT="0" distB="0" distL="0" distR="0" wp14:anchorId="623D2DA1" wp14:editId="60A8E31B">
            <wp:extent cx="5943600" cy="3343275"/>
            <wp:effectExtent l="38100" t="38100" r="38100" b="47625"/>
            <wp:docPr id="292060108" name="Picture 23" descr="A green circuit board with many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A green circuit board with many wire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w="38100">
                      <a:solidFill>
                        <a:schemeClr val="tx1"/>
                      </a:solidFill>
                    </a:ln>
                  </pic:spPr>
                </pic:pic>
              </a:graphicData>
            </a:graphic>
          </wp:inline>
        </w:drawing>
      </w:r>
    </w:p>
    <w:p w14:paraId="1CB0194A" w14:textId="0C90CB36" w:rsidR="00974839" w:rsidRPr="00974839" w:rsidRDefault="00974839" w:rsidP="00974839">
      <w:pPr>
        <w:pStyle w:val="Caption"/>
        <w:framePr w:w="9450" w:h="316" w:hRule="exact" w:wrap="around" w:x="1464" w:y="2"/>
        <w:jc w:val="center"/>
        <w:rPr>
          <w:b w:val="0"/>
          <w:bCs w:val="0"/>
          <w:i/>
          <w:iCs/>
        </w:rPr>
      </w:pPr>
      <w:bookmarkStart w:id="37" w:name="_Toc184335665"/>
      <w:r w:rsidRPr="00974839">
        <w:rPr>
          <w:b w:val="0"/>
          <w:bCs w:val="0"/>
          <w:i/>
          <w:iCs/>
        </w:rPr>
        <w:t xml:space="preserve">Figure </w:t>
      </w:r>
      <w:r w:rsidRPr="00974839">
        <w:rPr>
          <w:b w:val="0"/>
          <w:bCs w:val="0"/>
          <w:i/>
          <w:iCs/>
        </w:rPr>
        <w:fldChar w:fldCharType="begin"/>
      </w:r>
      <w:r w:rsidRPr="00974839">
        <w:rPr>
          <w:b w:val="0"/>
          <w:bCs w:val="0"/>
          <w:i/>
          <w:iCs/>
        </w:rPr>
        <w:instrText xml:space="preserve"> SEQ Figure \* ARABIC </w:instrText>
      </w:r>
      <w:r w:rsidRPr="00974839">
        <w:rPr>
          <w:b w:val="0"/>
          <w:bCs w:val="0"/>
          <w:i/>
          <w:iCs/>
        </w:rPr>
        <w:fldChar w:fldCharType="separate"/>
      </w:r>
      <w:r w:rsidR="00C07716">
        <w:rPr>
          <w:b w:val="0"/>
          <w:bCs w:val="0"/>
          <w:i/>
          <w:iCs/>
          <w:noProof/>
        </w:rPr>
        <w:t>10</w:t>
      </w:r>
      <w:r w:rsidRPr="00974839">
        <w:rPr>
          <w:b w:val="0"/>
          <w:bCs w:val="0"/>
          <w:i/>
          <w:iCs/>
        </w:rPr>
        <w:fldChar w:fldCharType="end"/>
      </w:r>
      <w:r w:rsidRPr="00974839">
        <w:rPr>
          <w:b w:val="0"/>
          <w:bCs w:val="0"/>
          <w:i/>
          <w:iCs/>
        </w:rPr>
        <w:t>: Power Control Circuit</w:t>
      </w:r>
      <w:bookmarkEnd w:id="37"/>
    </w:p>
    <w:p w14:paraId="0C160694" w14:textId="77777777" w:rsidR="002260DE" w:rsidRDefault="002260DE" w:rsidP="00631BDE">
      <w:pPr>
        <w:spacing w:line="276" w:lineRule="auto"/>
        <w:rPr>
          <w:rFonts w:ascii="Arial" w:hAnsi="Arial" w:cs="Arial"/>
        </w:rPr>
      </w:pPr>
    </w:p>
    <w:p w14:paraId="47B1C71C" w14:textId="70268F73" w:rsidR="00A52C84" w:rsidRPr="00A52C84" w:rsidRDefault="00A52C84" w:rsidP="00A52C84">
      <w:pPr>
        <w:keepNext/>
        <w:spacing w:line="276" w:lineRule="auto"/>
        <w:jc w:val="center"/>
        <w:rPr>
          <w:i/>
          <w:iCs/>
        </w:rPr>
      </w:pPr>
      <w:r w:rsidRPr="00A52C84">
        <w:rPr>
          <w:rFonts w:ascii="Arial" w:hAnsi="Arial" w:cs="Arial"/>
          <w:i/>
          <w:iCs/>
        </w:rPr>
        <w:drawing>
          <wp:inline distT="0" distB="0" distL="0" distR="0" wp14:anchorId="670E2951" wp14:editId="00CD87DC">
            <wp:extent cx="5943600" cy="3803650"/>
            <wp:effectExtent l="38100" t="38100" r="38100" b="44450"/>
            <wp:docPr id="997227169" name="Picture 2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 screen 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03650"/>
                    </a:xfrm>
                    <a:prstGeom prst="rect">
                      <a:avLst/>
                    </a:prstGeom>
                    <a:noFill/>
                    <a:ln w="38100">
                      <a:solidFill>
                        <a:schemeClr val="tx1"/>
                      </a:solidFill>
                    </a:ln>
                  </pic:spPr>
                </pic:pic>
              </a:graphicData>
            </a:graphic>
          </wp:inline>
        </w:drawing>
      </w:r>
    </w:p>
    <w:p w14:paraId="30C0A791" w14:textId="60FA86A8" w:rsidR="00A52C84" w:rsidRPr="00A52C84" w:rsidRDefault="00A52C84" w:rsidP="00A52C84">
      <w:pPr>
        <w:pStyle w:val="Caption"/>
        <w:framePr w:w="9180" w:h="346" w:hRule="exact" w:wrap="around" w:x="1434" w:y="1"/>
        <w:jc w:val="center"/>
        <w:rPr>
          <w:rFonts w:ascii="Arial" w:hAnsi="Arial" w:cs="Arial"/>
          <w:b w:val="0"/>
          <w:bCs w:val="0"/>
          <w:i/>
          <w:iCs/>
        </w:rPr>
      </w:pPr>
      <w:bookmarkStart w:id="38" w:name="_Toc184335666"/>
      <w:r w:rsidRPr="00A52C84">
        <w:rPr>
          <w:b w:val="0"/>
          <w:bCs w:val="0"/>
          <w:i/>
          <w:iCs/>
        </w:rPr>
        <w:t xml:space="preserve">Figure </w:t>
      </w:r>
      <w:r w:rsidRPr="00A52C84">
        <w:rPr>
          <w:b w:val="0"/>
          <w:bCs w:val="0"/>
          <w:i/>
          <w:iCs/>
        </w:rPr>
        <w:fldChar w:fldCharType="begin"/>
      </w:r>
      <w:r w:rsidRPr="00A52C84">
        <w:rPr>
          <w:b w:val="0"/>
          <w:bCs w:val="0"/>
          <w:i/>
          <w:iCs/>
        </w:rPr>
        <w:instrText xml:space="preserve"> SEQ Figure \* ARABIC </w:instrText>
      </w:r>
      <w:r w:rsidRPr="00A52C84">
        <w:rPr>
          <w:b w:val="0"/>
          <w:bCs w:val="0"/>
          <w:i/>
          <w:iCs/>
        </w:rPr>
        <w:fldChar w:fldCharType="separate"/>
      </w:r>
      <w:r w:rsidR="00C07716">
        <w:rPr>
          <w:b w:val="0"/>
          <w:bCs w:val="0"/>
          <w:i/>
          <w:iCs/>
          <w:noProof/>
        </w:rPr>
        <w:t>11</w:t>
      </w:r>
      <w:r w:rsidRPr="00A52C84">
        <w:rPr>
          <w:b w:val="0"/>
          <w:bCs w:val="0"/>
          <w:i/>
          <w:iCs/>
        </w:rPr>
        <w:fldChar w:fldCharType="end"/>
      </w:r>
      <w:r w:rsidRPr="00A52C84">
        <w:rPr>
          <w:b w:val="0"/>
          <w:bCs w:val="0"/>
          <w:i/>
          <w:iCs/>
        </w:rPr>
        <w:t>: Power Control Output</w:t>
      </w:r>
      <w:bookmarkEnd w:id="38"/>
    </w:p>
    <w:p w14:paraId="6F678422" w14:textId="77777777" w:rsidR="008908ED" w:rsidRDefault="008908ED" w:rsidP="008908ED">
      <w:pPr>
        <w:keepNext/>
        <w:spacing w:line="276" w:lineRule="auto"/>
      </w:pPr>
      <w:r w:rsidRPr="008908ED">
        <w:rPr>
          <w:rFonts w:ascii="Arial" w:hAnsi="Arial" w:cs="Arial"/>
        </w:rPr>
        <w:lastRenderedPageBreak/>
        <w:t> </w:t>
      </w:r>
      <w:r w:rsidRPr="008908ED">
        <w:rPr>
          <w:rFonts w:ascii="Arial" w:hAnsi="Arial" w:cs="Arial"/>
        </w:rPr>
        <w:drawing>
          <wp:inline distT="0" distB="0" distL="0" distR="0" wp14:anchorId="69983D92" wp14:editId="0096A343">
            <wp:extent cx="5943600" cy="3803650"/>
            <wp:effectExtent l="38100" t="38100" r="38100" b="44450"/>
            <wp:docPr id="478895916" name="Picture 2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 screen shot of a graph&#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803650"/>
                    </a:xfrm>
                    <a:prstGeom prst="rect">
                      <a:avLst/>
                    </a:prstGeom>
                    <a:noFill/>
                    <a:ln w="38100">
                      <a:solidFill>
                        <a:schemeClr val="tx1"/>
                      </a:solidFill>
                    </a:ln>
                  </pic:spPr>
                </pic:pic>
              </a:graphicData>
            </a:graphic>
          </wp:inline>
        </w:drawing>
      </w:r>
    </w:p>
    <w:p w14:paraId="68B7F17E" w14:textId="270B1D23" w:rsidR="00A52C84" w:rsidRPr="008908ED" w:rsidRDefault="008908ED" w:rsidP="008908ED">
      <w:pPr>
        <w:pStyle w:val="Caption"/>
        <w:framePr w:w="9210" w:h="316" w:hRule="exact" w:wrap="around" w:x="1434" w:y="2"/>
        <w:jc w:val="center"/>
        <w:rPr>
          <w:rFonts w:ascii="Arial" w:hAnsi="Arial" w:cs="Arial"/>
          <w:b w:val="0"/>
          <w:bCs w:val="0"/>
          <w:i/>
          <w:iCs/>
        </w:rPr>
      </w:pPr>
      <w:bookmarkStart w:id="39" w:name="_Toc184335667"/>
      <w:r w:rsidRPr="008908ED">
        <w:rPr>
          <w:b w:val="0"/>
          <w:bCs w:val="0"/>
          <w:i/>
          <w:iCs/>
        </w:rPr>
        <w:t xml:space="preserve">Figure </w:t>
      </w:r>
      <w:r w:rsidRPr="008908ED">
        <w:rPr>
          <w:b w:val="0"/>
          <w:bCs w:val="0"/>
          <w:i/>
          <w:iCs/>
        </w:rPr>
        <w:fldChar w:fldCharType="begin"/>
      </w:r>
      <w:r w:rsidRPr="008908ED">
        <w:rPr>
          <w:b w:val="0"/>
          <w:bCs w:val="0"/>
          <w:i/>
          <w:iCs/>
        </w:rPr>
        <w:instrText xml:space="preserve"> SEQ Figure \* ARABIC </w:instrText>
      </w:r>
      <w:r w:rsidRPr="008908ED">
        <w:rPr>
          <w:b w:val="0"/>
          <w:bCs w:val="0"/>
          <w:i/>
          <w:iCs/>
        </w:rPr>
        <w:fldChar w:fldCharType="separate"/>
      </w:r>
      <w:r w:rsidR="00C07716">
        <w:rPr>
          <w:b w:val="0"/>
          <w:bCs w:val="0"/>
          <w:i/>
          <w:iCs/>
          <w:noProof/>
        </w:rPr>
        <w:t>12</w:t>
      </w:r>
      <w:r w:rsidRPr="008908ED">
        <w:rPr>
          <w:b w:val="0"/>
          <w:bCs w:val="0"/>
          <w:i/>
          <w:iCs/>
        </w:rPr>
        <w:fldChar w:fldCharType="end"/>
      </w:r>
      <w:r w:rsidRPr="008908ED">
        <w:rPr>
          <w:b w:val="0"/>
          <w:bCs w:val="0"/>
          <w:i/>
          <w:iCs/>
        </w:rPr>
        <w:t>: Single Phase PWM Signals</w:t>
      </w:r>
      <w:bookmarkEnd w:id="39"/>
    </w:p>
    <w:p w14:paraId="44E4AAFB" w14:textId="77777777" w:rsidR="00AE6151" w:rsidRDefault="00AE6151" w:rsidP="00631BDE">
      <w:pPr>
        <w:spacing w:line="276" w:lineRule="auto"/>
        <w:rPr>
          <w:rFonts w:ascii="Arial" w:hAnsi="Arial" w:cs="Arial"/>
        </w:rPr>
      </w:pPr>
    </w:p>
    <w:p w14:paraId="73CD1C52" w14:textId="77777777" w:rsidR="00864F75" w:rsidRDefault="00864F75" w:rsidP="00864F75">
      <w:pPr>
        <w:keepNext/>
        <w:spacing w:line="276" w:lineRule="auto"/>
      </w:pPr>
      <w:r w:rsidRPr="00864F75">
        <w:rPr>
          <w:rFonts w:ascii="Arial" w:hAnsi="Arial" w:cs="Arial"/>
        </w:rPr>
        <w:lastRenderedPageBreak/>
        <w:t> </w:t>
      </w:r>
      <w:r w:rsidRPr="00864F75">
        <w:rPr>
          <w:rFonts w:ascii="Arial" w:hAnsi="Arial" w:cs="Arial"/>
        </w:rPr>
        <w:drawing>
          <wp:inline distT="0" distB="0" distL="0" distR="0" wp14:anchorId="13AFECD8" wp14:editId="2C590F46">
            <wp:extent cx="5943600" cy="3803650"/>
            <wp:effectExtent l="0" t="0" r="0" b="6350"/>
            <wp:docPr id="397489683" name="Picture 2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A screen shot of a graph&#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803650"/>
                    </a:xfrm>
                    <a:prstGeom prst="rect">
                      <a:avLst/>
                    </a:prstGeom>
                    <a:noFill/>
                    <a:ln>
                      <a:noFill/>
                    </a:ln>
                  </pic:spPr>
                </pic:pic>
              </a:graphicData>
            </a:graphic>
          </wp:inline>
        </w:drawing>
      </w:r>
    </w:p>
    <w:p w14:paraId="7DA1C6EA" w14:textId="2805A50F" w:rsidR="00864F75" w:rsidRPr="00864F75" w:rsidRDefault="00864F75" w:rsidP="00864F75">
      <w:pPr>
        <w:pStyle w:val="Caption"/>
        <w:framePr w:w="9165" w:h="361" w:hRule="exact" w:wrap="around" w:x="1479" w:y="2"/>
        <w:jc w:val="center"/>
        <w:rPr>
          <w:rFonts w:ascii="Arial" w:hAnsi="Arial" w:cs="Arial"/>
          <w:b w:val="0"/>
          <w:bCs w:val="0"/>
          <w:i/>
          <w:iCs/>
        </w:rPr>
      </w:pPr>
      <w:bookmarkStart w:id="40" w:name="_Toc184335668"/>
      <w:r w:rsidRPr="00864F75">
        <w:rPr>
          <w:b w:val="0"/>
          <w:bCs w:val="0"/>
          <w:i/>
          <w:iCs/>
        </w:rPr>
        <w:t xml:space="preserve">Figure </w:t>
      </w:r>
      <w:r w:rsidRPr="00864F75">
        <w:rPr>
          <w:b w:val="0"/>
          <w:bCs w:val="0"/>
          <w:i/>
          <w:iCs/>
        </w:rPr>
        <w:fldChar w:fldCharType="begin"/>
      </w:r>
      <w:r w:rsidRPr="00864F75">
        <w:rPr>
          <w:b w:val="0"/>
          <w:bCs w:val="0"/>
          <w:i/>
          <w:iCs/>
        </w:rPr>
        <w:instrText xml:space="preserve"> SEQ Figure \* ARABIC </w:instrText>
      </w:r>
      <w:r w:rsidRPr="00864F75">
        <w:rPr>
          <w:b w:val="0"/>
          <w:bCs w:val="0"/>
          <w:i/>
          <w:iCs/>
        </w:rPr>
        <w:fldChar w:fldCharType="separate"/>
      </w:r>
      <w:r w:rsidR="00C07716">
        <w:rPr>
          <w:b w:val="0"/>
          <w:bCs w:val="0"/>
          <w:i/>
          <w:iCs/>
          <w:noProof/>
        </w:rPr>
        <w:t>13</w:t>
      </w:r>
      <w:r w:rsidRPr="00864F75">
        <w:rPr>
          <w:b w:val="0"/>
          <w:bCs w:val="0"/>
          <w:i/>
          <w:iCs/>
        </w:rPr>
        <w:fldChar w:fldCharType="end"/>
      </w:r>
      <w:r w:rsidRPr="00864F75">
        <w:rPr>
          <w:b w:val="0"/>
          <w:bCs w:val="0"/>
          <w:i/>
          <w:iCs/>
        </w:rPr>
        <w:t>: Input Voltage Power Control</w:t>
      </w:r>
      <w:bookmarkEnd w:id="40"/>
    </w:p>
    <w:p w14:paraId="6A1899D0" w14:textId="77777777" w:rsidR="00864F75" w:rsidRPr="00631BDE" w:rsidRDefault="00864F75" w:rsidP="00631BDE">
      <w:pPr>
        <w:spacing w:line="276" w:lineRule="auto"/>
        <w:rPr>
          <w:rFonts w:ascii="Arial" w:hAnsi="Arial" w:cs="Arial"/>
        </w:rPr>
      </w:pPr>
    </w:p>
    <w:p w14:paraId="5B5CE5C7" w14:textId="7FA5A389" w:rsidR="0052595B" w:rsidRPr="00631BDE" w:rsidRDefault="00117824" w:rsidP="00631BDE">
      <w:pPr>
        <w:pStyle w:val="Heading3"/>
        <w:spacing w:before="0" w:after="0" w:line="276" w:lineRule="auto"/>
        <w:rPr>
          <w:rFonts w:ascii="Arial" w:hAnsi="Arial"/>
        </w:rPr>
      </w:pPr>
      <w:bookmarkStart w:id="41" w:name="_Toc184333857"/>
      <w:r w:rsidRPr="00117824">
        <w:rPr>
          <w:rFonts w:ascii="Arial" w:hAnsi="Arial"/>
        </w:rPr>
        <w:t>3.3</w:t>
      </w:r>
      <w:r w:rsidR="00C2286E">
        <w:rPr>
          <w:rFonts w:ascii="Arial" w:hAnsi="Arial"/>
        </w:rPr>
        <w:t xml:space="preserve"> </w:t>
      </w:r>
      <w:r w:rsidRPr="00117824">
        <w:rPr>
          <w:rFonts w:ascii="Arial" w:hAnsi="Arial"/>
        </w:rPr>
        <w:t>V to Iso-5</w:t>
      </w:r>
      <w:r w:rsidR="00C2286E">
        <w:rPr>
          <w:rFonts w:ascii="Arial" w:hAnsi="Arial"/>
        </w:rPr>
        <w:t xml:space="preserve"> </w:t>
      </w:r>
      <w:r w:rsidRPr="00117824">
        <w:rPr>
          <w:rFonts w:ascii="Arial" w:hAnsi="Arial"/>
        </w:rPr>
        <w:t>V</w:t>
      </w:r>
      <w:r>
        <w:rPr>
          <w:rFonts w:ascii="Arial" w:hAnsi="Arial"/>
        </w:rPr>
        <w:t xml:space="preserve"> </w:t>
      </w:r>
      <w:r w:rsidR="00D52436" w:rsidRPr="00631BDE">
        <w:rPr>
          <w:rFonts w:ascii="Arial" w:hAnsi="Arial"/>
        </w:rPr>
        <w:t>Power Converter</w:t>
      </w:r>
      <w:r w:rsidR="0052595B" w:rsidRPr="00631BDE">
        <w:rPr>
          <w:rFonts w:ascii="Arial" w:hAnsi="Arial"/>
        </w:rPr>
        <w:t xml:space="preserve"> Validation</w:t>
      </w:r>
      <w:bookmarkEnd w:id="41"/>
    </w:p>
    <w:p w14:paraId="1E1C3B94" w14:textId="77777777" w:rsidR="004E5FF7" w:rsidRPr="00631BDE" w:rsidRDefault="004E5FF7" w:rsidP="00631BDE">
      <w:pPr>
        <w:spacing w:line="276" w:lineRule="auto"/>
        <w:rPr>
          <w:rFonts w:ascii="Arial" w:hAnsi="Arial" w:cs="Arial"/>
        </w:rPr>
      </w:pPr>
    </w:p>
    <w:p w14:paraId="370DD438" w14:textId="412DDB19" w:rsidR="008F6239" w:rsidRDefault="00314F14" w:rsidP="00631BDE">
      <w:pPr>
        <w:spacing w:line="276" w:lineRule="auto"/>
        <w:rPr>
          <w:rFonts w:ascii="Arial" w:hAnsi="Arial" w:cs="Arial"/>
        </w:rPr>
      </w:pPr>
      <w:r w:rsidRPr="00631BDE">
        <w:rPr>
          <w:rFonts w:ascii="Arial" w:hAnsi="Arial" w:cs="Arial"/>
        </w:rPr>
        <w:t>The 3.3</w:t>
      </w:r>
      <w:r w:rsidR="00C2286E">
        <w:rPr>
          <w:rFonts w:ascii="Arial" w:hAnsi="Arial" w:cs="Arial"/>
        </w:rPr>
        <w:t xml:space="preserve"> </w:t>
      </w:r>
      <w:r w:rsidRPr="00631BDE">
        <w:rPr>
          <w:rFonts w:ascii="Arial" w:hAnsi="Arial" w:cs="Arial"/>
        </w:rPr>
        <w:t>V to Iso-5</w:t>
      </w:r>
      <w:r w:rsidR="00C2286E">
        <w:rPr>
          <w:rFonts w:ascii="Arial" w:hAnsi="Arial" w:cs="Arial"/>
        </w:rPr>
        <w:t xml:space="preserve"> </w:t>
      </w:r>
      <w:r w:rsidRPr="00631BDE">
        <w:rPr>
          <w:rFonts w:ascii="Arial" w:hAnsi="Arial" w:cs="Arial"/>
        </w:rPr>
        <w:t>V power converter converts 3.3 V</w:t>
      </w:r>
      <w:r w:rsidR="006C33FB" w:rsidRPr="00631BDE">
        <w:rPr>
          <w:rFonts w:ascii="Arial" w:hAnsi="Arial" w:cs="Arial"/>
          <w:vertAlign w:val="subscript"/>
        </w:rPr>
        <w:t>DC</w:t>
      </w:r>
      <w:r w:rsidRPr="00631BDE">
        <w:rPr>
          <w:rFonts w:ascii="Arial" w:hAnsi="Arial" w:cs="Arial"/>
        </w:rPr>
        <w:t xml:space="preserve"> to </w:t>
      </w:r>
      <w:r w:rsidR="00EC76D3" w:rsidRPr="00631BDE">
        <w:rPr>
          <w:rFonts w:ascii="Arial" w:hAnsi="Arial" w:cs="Arial"/>
        </w:rPr>
        <w:t>i</w:t>
      </w:r>
      <w:r w:rsidRPr="00631BDE">
        <w:rPr>
          <w:rFonts w:ascii="Arial" w:hAnsi="Arial" w:cs="Arial"/>
        </w:rPr>
        <w:t>solated 5</w:t>
      </w:r>
      <w:r w:rsidR="00CB2321">
        <w:rPr>
          <w:rFonts w:ascii="Arial" w:hAnsi="Arial" w:cs="Arial"/>
        </w:rPr>
        <w:t xml:space="preserve"> </w:t>
      </w:r>
      <w:r w:rsidRPr="00631BDE">
        <w:rPr>
          <w:rFonts w:ascii="Arial" w:hAnsi="Arial" w:cs="Arial"/>
        </w:rPr>
        <w:t>V</w:t>
      </w:r>
      <w:r w:rsidR="006C33FB" w:rsidRPr="00631BDE">
        <w:rPr>
          <w:rFonts w:ascii="Arial" w:hAnsi="Arial" w:cs="Arial"/>
          <w:vertAlign w:val="subscript"/>
        </w:rPr>
        <w:t>DC</w:t>
      </w:r>
      <w:r w:rsidRPr="00631BDE">
        <w:rPr>
          <w:rFonts w:ascii="Arial" w:hAnsi="Arial" w:cs="Arial"/>
        </w:rPr>
        <w:t xml:space="preserve">. In Figure </w:t>
      </w:r>
      <w:r w:rsidR="00864F75">
        <w:rPr>
          <w:rFonts w:ascii="Arial" w:hAnsi="Arial" w:cs="Arial"/>
        </w:rPr>
        <w:t>14</w:t>
      </w:r>
      <w:r w:rsidRPr="00631BDE">
        <w:rPr>
          <w:rFonts w:ascii="Arial" w:hAnsi="Arial" w:cs="Arial"/>
        </w:rPr>
        <w:t>, the 3.3V/ISO_5V converter schematic is shown. First, an input connector receives the input 3.3</w:t>
      </w:r>
      <w:r w:rsidR="000C462B">
        <w:rPr>
          <w:rFonts w:ascii="Arial" w:hAnsi="Arial" w:cs="Arial"/>
        </w:rPr>
        <w:t xml:space="preserve"> </w:t>
      </w:r>
      <w:r w:rsidRPr="00631BDE">
        <w:rPr>
          <w:rFonts w:ascii="Arial" w:hAnsi="Arial" w:cs="Arial"/>
        </w:rPr>
        <w:t>V. Next, a set of capacitors in parallel is connected to ground to filter the voltage and reduce noise. Then, a power converter steps up and isolates the 3.3</w:t>
      </w:r>
      <w:r w:rsidR="000C462B">
        <w:rPr>
          <w:rFonts w:ascii="Arial" w:hAnsi="Arial" w:cs="Arial"/>
        </w:rPr>
        <w:t xml:space="preserve"> </w:t>
      </w:r>
      <w:r w:rsidRPr="00631BDE">
        <w:rPr>
          <w:rFonts w:ascii="Arial" w:hAnsi="Arial" w:cs="Arial"/>
        </w:rPr>
        <w:t>V to 5</w:t>
      </w:r>
      <w:r w:rsidR="000C462B">
        <w:rPr>
          <w:rFonts w:ascii="Arial" w:hAnsi="Arial" w:cs="Arial"/>
        </w:rPr>
        <w:t xml:space="preserve"> </w:t>
      </w:r>
      <w:r w:rsidRPr="00631BDE">
        <w:rPr>
          <w:rFonts w:ascii="Arial" w:hAnsi="Arial" w:cs="Arial"/>
        </w:rPr>
        <w:t>V. Finally, another set of capacitors in parallel is connected to ground to filter the voltage and reduce noise.</w:t>
      </w:r>
    </w:p>
    <w:p w14:paraId="125DB99E" w14:textId="77777777" w:rsidR="002B5F41" w:rsidRDefault="00DF274C" w:rsidP="002B5F41">
      <w:pPr>
        <w:keepNext/>
        <w:spacing w:line="276" w:lineRule="auto"/>
      </w:pPr>
      <w:r w:rsidRPr="00631BDE">
        <w:rPr>
          <w:rFonts w:ascii="Arial" w:hAnsi="Arial" w:cs="Arial"/>
        </w:rPr>
        <w:lastRenderedPageBreak/>
        <w:drawing>
          <wp:inline distT="0" distB="0" distL="0" distR="0" wp14:anchorId="3A76EF58" wp14:editId="326EFD3C">
            <wp:extent cx="5943600" cy="3074035"/>
            <wp:effectExtent l="38100" t="38100" r="38100" b="31115"/>
            <wp:docPr id="1045035337"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035337" name="Picture 1" descr="A diagram of a computer system&#10;&#10;Description automatically generated"/>
                    <pic:cNvPicPr/>
                  </pic:nvPicPr>
                  <pic:blipFill>
                    <a:blip r:embed="rId32"/>
                    <a:stretch>
                      <a:fillRect/>
                    </a:stretch>
                  </pic:blipFill>
                  <pic:spPr>
                    <a:xfrm>
                      <a:off x="0" y="0"/>
                      <a:ext cx="5943600" cy="3074035"/>
                    </a:xfrm>
                    <a:prstGeom prst="rect">
                      <a:avLst/>
                    </a:prstGeom>
                    <a:ln w="38100">
                      <a:solidFill>
                        <a:schemeClr val="tx1"/>
                      </a:solidFill>
                    </a:ln>
                  </pic:spPr>
                </pic:pic>
              </a:graphicData>
            </a:graphic>
          </wp:inline>
        </w:drawing>
      </w:r>
    </w:p>
    <w:p w14:paraId="3E8EE5DC" w14:textId="0D0A6A0F" w:rsidR="004E5FF7" w:rsidRPr="0003390D" w:rsidRDefault="002B5F41" w:rsidP="002B5F41">
      <w:pPr>
        <w:pStyle w:val="Caption"/>
        <w:framePr w:w="9450" w:h="331" w:hRule="exact" w:wrap="around" w:x="1464"/>
        <w:jc w:val="center"/>
        <w:rPr>
          <w:rFonts w:ascii="Arial" w:hAnsi="Arial" w:cs="Arial"/>
          <w:b w:val="0"/>
          <w:bCs w:val="0"/>
          <w:i/>
          <w:iCs/>
        </w:rPr>
      </w:pPr>
      <w:bookmarkStart w:id="42" w:name="_Toc184335669"/>
      <w:r w:rsidRPr="0003390D">
        <w:rPr>
          <w:rFonts w:ascii="Arial" w:hAnsi="Arial" w:cs="Arial"/>
          <w:b w:val="0"/>
          <w:bCs w:val="0"/>
          <w:i/>
          <w:iCs/>
        </w:rPr>
        <w:t xml:space="preserve">Figure </w:t>
      </w:r>
      <w:r w:rsidRPr="0003390D">
        <w:rPr>
          <w:rFonts w:ascii="Arial" w:hAnsi="Arial" w:cs="Arial"/>
          <w:b w:val="0"/>
          <w:bCs w:val="0"/>
          <w:i/>
          <w:iCs/>
        </w:rPr>
        <w:fldChar w:fldCharType="begin"/>
      </w:r>
      <w:r w:rsidRPr="0003390D">
        <w:rPr>
          <w:rFonts w:ascii="Arial" w:hAnsi="Arial" w:cs="Arial"/>
          <w:b w:val="0"/>
          <w:bCs w:val="0"/>
          <w:i/>
          <w:iCs/>
        </w:rPr>
        <w:instrText xml:space="preserve"> SEQ Figure \* ARABIC </w:instrText>
      </w:r>
      <w:r w:rsidRPr="0003390D">
        <w:rPr>
          <w:rFonts w:ascii="Arial" w:hAnsi="Arial" w:cs="Arial"/>
          <w:b w:val="0"/>
          <w:bCs w:val="0"/>
          <w:i/>
          <w:iCs/>
        </w:rPr>
        <w:fldChar w:fldCharType="separate"/>
      </w:r>
      <w:r w:rsidR="00C07716">
        <w:rPr>
          <w:rFonts w:ascii="Arial" w:hAnsi="Arial" w:cs="Arial"/>
          <w:b w:val="0"/>
          <w:bCs w:val="0"/>
          <w:i/>
          <w:iCs/>
          <w:noProof/>
        </w:rPr>
        <w:t>14</w:t>
      </w:r>
      <w:r w:rsidRPr="0003390D">
        <w:rPr>
          <w:rFonts w:ascii="Arial" w:hAnsi="Arial" w:cs="Arial"/>
          <w:b w:val="0"/>
          <w:bCs w:val="0"/>
          <w:i/>
          <w:iCs/>
        </w:rPr>
        <w:fldChar w:fldCharType="end"/>
      </w:r>
      <w:r w:rsidRPr="0003390D">
        <w:rPr>
          <w:rFonts w:ascii="Arial" w:hAnsi="Arial" w:cs="Arial"/>
          <w:b w:val="0"/>
          <w:bCs w:val="0"/>
          <w:i/>
          <w:iCs/>
        </w:rPr>
        <w:t>:</w:t>
      </w:r>
      <w:r w:rsidR="00491D84" w:rsidRPr="0003390D">
        <w:rPr>
          <w:rFonts w:ascii="Arial" w:hAnsi="Arial" w:cs="Arial"/>
          <w:b w:val="0"/>
          <w:bCs w:val="0"/>
          <w:i/>
          <w:iCs/>
        </w:rPr>
        <w:t xml:space="preserve"> </w:t>
      </w:r>
      <w:r w:rsidR="0003390D" w:rsidRPr="0003390D">
        <w:rPr>
          <w:rFonts w:ascii="Arial" w:hAnsi="Arial" w:cs="Arial"/>
          <w:b w:val="0"/>
          <w:bCs w:val="0"/>
          <w:i/>
          <w:iCs/>
        </w:rPr>
        <w:t xml:space="preserve">3.3V/ISO_5V </w:t>
      </w:r>
      <w:r w:rsidR="0003390D" w:rsidRPr="0003390D">
        <w:rPr>
          <w:rFonts w:ascii="Arial" w:hAnsi="Arial" w:cs="Arial"/>
          <w:b w:val="0"/>
          <w:bCs w:val="0"/>
          <w:i/>
          <w:iCs/>
        </w:rPr>
        <w:t>C</w:t>
      </w:r>
      <w:r w:rsidR="0003390D" w:rsidRPr="0003390D">
        <w:rPr>
          <w:rFonts w:ascii="Arial" w:hAnsi="Arial" w:cs="Arial"/>
          <w:b w:val="0"/>
          <w:bCs w:val="0"/>
          <w:i/>
          <w:iCs/>
        </w:rPr>
        <w:t xml:space="preserve">onverter </w:t>
      </w:r>
      <w:r w:rsidR="0003390D" w:rsidRPr="0003390D">
        <w:rPr>
          <w:rFonts w:ascii="Arial" w:hAnsi="Arial" w:cs="Arial"/>
          <w:b w:val="0"/>
          <w:bCs w:val="0"/>
          <w:i/>
          <w:iCs/>
        </w:rPr>
        <w:t xml:space="preserve">and </w:t>
      </w:r>
      <w:r w:rsidR="001D3AF9" w:rsidRPr="0003390D">
        <w:rPr>
          <w:rFonts w:ascii="Arial" w:hAnsi="Arial" w:cs="Arial"/>
          <w:b w:val="0"/>
          <w:bCs w:val="0"/>
          <w:i/>
          <w:iCs/>
        </w:rPr>
        <w:t xml:space="preserve">15V/ISO_5V </w:t>
      </w:r>
      <w:r w:rsidR="0003390D" w:rsidRPr="0003390D">
        <w:rPr>
          <w:rFonts w:ascii="Arial" w:hAnsi="Arial" w:cs="Arial"/>
          <w:b w:val="0"/>
          <w:bCs w:val="0"/>
          <w:i/>
          <w:iCs/>
        </w:rPr>
        <w:t>C</w:t>
      </w:r>
      <w:r w:rsidR="001D3AF9" w:rsidRPr="0003390D">
        <w:rPr>
          <w:rFonts w:ascii="Arial" w:hAnsi="Arial" w:cs="Arial"/>
          <w:b w:val="0"/>
          <w:bCs w:val="0"/>
          <w:i/>
          <w:iCs/>
        </w:rPr>
        <w:t>onverter</w:t>
      </w:r>
      <w:r w:rsidR="0003390D" w:rsidRPr="0003390D">
        <w:rPr>
          <w:rFonts w:ascii="Arial" w:hAnsi="Arial" w:cs="Arial"/>
          <w:b w:val="0"/>
          <w:bCs w:val="0"/>
          <w:i/>
          <w:iCs/>
        </w:rPr>
        <w:t xml:space="preserve"> Schematics</w:t>
      </w:r>
      <w:bookmarkEnd w:id="42"/>
    </w:p>
    <w:p w14:paraId="48B119F4" w14:textId="77777777" w:rsidR="0052595B" w:rsidRDefault="0052595B" w:rsidP="00631BDE">
      <w:pPr>
        <w:spacing w:line="276" w:lineRule="auto"/>
        <w:rPr>
          <w:rFonts w:ascii="Arial" w:hAnsi="Arial" w:cs="Arial"/>
        </w:rPr>
      </w:pPr>
    </w:p>
    <w:p w14:paraId="56422F78" w14:textId="71BE03AC" w:rsidR="00FB614E" w:rsidRDefault="00C2286E" w:rsidP="00631BDE">
      <w:pPr>
        <w:spacing w:line="276" w:lineRule="auto"/>
        <w:rPr>
          <w:rFonts w:ascii="Arial" w:hAnsi="Arial" w:cs="Arial"/>
        </w:rPr>
      </w:pPr>
      <w:r w:rsidRPr="00C2286E">
        <w:rPr>
          <w:rFonts w:ascii="Arial" w:hAnsi="Arial" w:cs="Arial"/>
        </w:rPr>
        <w:t>The 3.3</w:t>
      </w:r>
      <w:r>
        <w:rPr>
          <w:rFonts w:ascii="Arial" w:hAnsi="Arial" w:cs="Arial"/>
        </w:rPr>
        <w:t xml:space="preserve"> </w:t>
      </w:r>
      <w:r w:rsidRPr="00C2286E">
        <w:rPr>
          <w:rFonts w:ascii="Arial" w:hAnsi="Arial" w:cs="Arial"/>
        </w:rPr>
        <w:t xml:space="preserve">V to Iso-5V power converter was validated by supplying an input voltage and measuring the output voltage, as shown in Figure </w:t>
      </w:r>
      <w:r w:rsidR="00864F75">
        <w:rPr>
          <w:rFonts w:ascii="Arial" w:hAnsi="Arial" w:cs="Arial"/>
        </w:rPr>
        <w:t>15</w:t>
      </w:r>
      <w:r w:rsidRPr="00C2286E">
        <w:rPr>
          <w:rFonts w:ascii="Arial" w:hAnsi="Arial" w:cs="Arial"/>
        </w:rPr>
        <w:t xml:space="preserve">. The validation testing was conducted at the operating voltage of 3.3 V and was generated using a DC power supply with the values in Figure </w:t>
      </w:r>
      <w:r w:rsidR="00864F75">
        <w:rPr>
          <w:rFonts w:ascii="Arial" w:hAnsi="Arial" w:cs="Arial"/>
        </w:rPr>
        <w:t>16</w:t>
      </w:r>
      <w:r w:rsidRPr="00C2286E">
        <w:rPr>
          <w:rFonts w:ascii="Arial" w:hAnsi="Arial" w:cs="Arial"/>
        </w:rPr>
        <w:t>. The amperage of 0.04 A was used per the average operating current in the datasheet.</w:t>
      </w:r>
    </w:p>
    <w:p w14:paraId="5C44D787" w14:textId="77777777" w:rsidR="0003390D" w:rsidRDefault="00557E0F" w:rsidP="0003390D">
      <w:pPr>
        <w:keepNext/>
        <w:spacing w:line="276" w:lineRule="auto"/>
      </w:pPr>
      <w:r w:rsidRPr="00557E0F">
        <w:rPr>
          <w:rFonts w:ascii="Arial" w:hAnsi="Arial" w:cs="Arial"/>
        </w:rPr>
        <w:t> </w:t>
      </w:r>
      <w:r w:rsidRPr="00557E0F">
        <w:rPr>
          <w:rFonts w:ascii="Arial" w:hAnsi="Arial" w:cs="Arial"/>
        </w:rPr>
        <w:drawing>
          <wp:inline distT="0" distB="0" distL="0" distR="0" wp14:anchorId="175884A6" wp14:editId="5432EB08">
            <wp:extent cx="5943600" cy="2875915"/>
            <wp:effectExtent l="38100" t="38100" r="38100" b="38735"/>
            <wp:docPr id="1138635374" name="Picture 11"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 close up of a circuit board&#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875915"/>
                    </a:xfrm>
                    <a:prstGeom prst="rect">
                      <a:avLst/>
                    </a:prstGeom>
                    <a:noFill/>
                    <a:ln w="38100">
                      <a:solidFill>
                        <a:schemeClr val="tx1"/>
                      </a:solidFill>
                    </a:ln>
                  </pic:spPr>
                </pic:pic>
              </a:graphicData>
            </a:graphic>
          </wp:inline>
        </w:drawing>
      </w:r>
    </w:p>
    <w:p w14:paraId="45CC9F8D" w14:textId="642DDB17" w:rsidR="00FD382D" w:rsidRPr="00FD382D" w:rsidRDefault="00FD382D" w:rsidP="00FD382D">
      <w:pPr>
        <w:pStyle w:val="Caption"/>
        <w:framePr w:w="9420" w:h="331" w:hRule="exact" w:wrap="around" w:x="1464"/>
        <w:jc w:val="center"/>
        <w:rPr>
          <w:rFonts w:ascii="Arial" w:hAnsi="Arial" w:cs="Arial"/>
          <w:b w:val="0"/>
          <w:bCs w:val="0"/>
          <w:i/>
          <w:iCs/>
        </w:rPr>
      </w:pPr>
      <w:bookmarkStart w:id="43" w:name="_Toc184335670"/>
      <w:r w:rsidRPr="00FD382D">
        <w:rPr>
          <w:rFonts w:ascii="Arial" w:hAnsi="Arial" w:cs="Arial"/>
          <w:b w:val="0"/>
          <w:bCs w:val="0"/>
          <w:i/>
          <w:iCs/>
        </w:rPr>
        <w:t xml:space="preserve">Figure </w:t>
      </w:r>
      <w:r w:rsidRPr="00FD382D">
        <w:rPr>
          <w:rFonts w:ascii="Arial" w:hAnsi="Arial" w:cs="Arial"/>
          <w:b w:val="0"/>
          <w:bCs w:val="0"/>
          <w:i/>
          <w:iCs/>
        </w:rPr>
        <w:fldChar w:fldCharType="begin"/>
      </w:r>
      <w:r w:rsidRPr="00FD382D">
        <w:rPr>
          <w:rFonts w:ascii="Arial" w:hAnsi="Arial" w:cs="Arial"/>
          <w:b w:val="0"/>
          <w:bCs w:val="0"/>
          <w:i/>
          <w:iCs/>
        </w:rPr>
        <w:instrText xml:space="preserve"> SEQ Figure \* ARABIC </w:instrText>
      </w:r>
      <w:r w:rsidRPr="00FD382D">
        <w:rPr>
          <w:rFonts w:ascii="Arial" w:hAnsi="Arial" w:cs="Arial"/>
          <w:b w:val="0"/>
          <w:bCs w:val="0"/>
          <w:i/>
          <w:iCs/>
        </w:rPr>
        <w:fldChar w:fldCharType="separate"/>
      </w:r>
      <w:r w:rsidR="00C07716">
        <w:rPr>
          <w:rFonts w:ascii="Arial" w:hAnsi="Arial" w:cs="Arial"/>
          <w:b w:val="0"/>
          <w:bCs w:val="0"/>
          <w:i/>
          <w:iCs/>
          <w:noProof/>
        </w:rPr>
        <w:t>15</w:t>
      </w:r>
      <w:r w:rsidRPr="00FD382D">
        <w:rPr>
          <w:rFonts w:ascii="Arial" w:hAnsi="Arial" w:cs="Arial"/>
          <w:b w:val="0"/>
          <w:bCs w:val="0"/>
          <w:i/>
          <w:iCs/>
        </w:rPr>
        <w:fldChar w:fldCharType="end"/>
      </w:r>
      <w:r w:rsidRPr="00FD382D">
        <w:rPr>
          <w:rFonts w:ascii="Arial" w:hAnsi="Arial" w:cs="Arial"/>
          <w:b w:val="0"/>
          <w:bCs w:val="0"/>
          <w:i/>
          <w:iCs/>
        </w:rPr>
        <w:t>: 3.3V/ISO_5V Converter Circuit</w:t>
      </w:r>
      <w:bookmarkEnd w:id="43"/>
    </w:p>
    <w:p w14:paraId="13C31D1B" w14:textId="77777777" w:rsidR="00FD382D" w:rsidRDefault="00FD382D" w:rsidP="00631BDE">
      <w:pPr>
        <w:spacing w:line="276" w:lineRule="auto"/>
        <w:rPr>
          <w:rFonts w:ascii="Arial" w:hAnsi="Arial" w:cs="Arial"/>
        </w:rPr>
      </w:pPr>
    </w:p>
    <w:p w14:paraId="42D0A59E" w14:textId="77777777" w:rsidR="000564DD" w:rsidRDefault="001D51BF" w:rsidP="000564DD">
      <w:pPr>
        <w:keepNext/>
        <w:spacing w:line="276" w:lineRule="auto"/>
      </w:pPr>
      <w:r w:rsidRPr="001D51BF">
        <w:rPr>
          <w:rFonts w:ascii="Arial" w:hAnsi="Arial" w:cs="Arial"/>
        </w:rPr>
        <w:lastRenderedPageBreak/>
        <w:drawing>
          <wp:inline distT="0" distB="0" distL="0" distR="0" wp14:anchorId="35BFF2B7" wp14:editId="18EBC116">
            <wp:extent cx="5943600" cy="3446145"/>
            <wp:effectExtent l="38100" t="38100" r="38100" b="40005"/>
            <wp:docPr id="129587990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446145"/>
                    </a:xfrm>
                    <a:prstGeom prst="rect">
                      <a:avLst/>
                    </a:prstGeom>
                    <a:noFill/>
                    <a:ln w="38100">
                      <a:solidFill>
                        <a:schemeClr val="tx1"/>
                      </a:solidFill>
                    </a:ln>
                  </pic:spPr>
                </pic:pic>
              </a:graphicData>
            </a:graphic>
          </wp:inline>
        </w:drawing>
      </w:r>
    </w:p>
    <w:p w14:paraId="721E6D2A" w14:textId="7A76302F" w:rsidR="001D51BF" w:rsidRPr="00940CC3" w:rsidRDefault="000564DD" w:rsidP="005179BE">
      <w:pPr>
        <w:pStyle w:val="Caption"/>
        <w:framePr w:w="9405" w:h="331" w:hRule="exact" w:wrap="around" w:x="1479"/>
        <w:jc w:val="center"/>
        <w:rPr>
          <w:rFonts w:ascii="Arial" w:hAnsi="Arial" w:cs="Arial"/>
          <w:b w:val="0"/>
          <w:bCs w:val="0"/>
          <w:i/>
          <w:iCs/>
        </w:rPr>
      </w:pPr>
      <w:bookmarkStart w:id="44" w:name="_Toc184335671"/>
      <w:r w:rsidRPr="00940CC3">
        <w:rPr>
          <w:b w:val="0"/>
          <w:bCs w:val="0"/>
          <w:i/>
          <w:iCs/>
        </w:rPr>
        <w:t xml:space="preserve">Figure </w:t>
      </w:r>
      <w:r w:rsidRPr="00940CC3">
        <w:rPr>
          <w:b w:val="0"/>
          <w:bCs w:val="0"/>
          <w:i/>
          <w:iCs/>
        </w:rPr>
        <w:fldChar w:fldCharType="begin"/>
      </w:r>
      <w:r w:rsidRPr="00940CC3">
        <w:rPr>
          <w:b w:val="0"/>
          <w:bCs w:val="0"/>
          <w:i/>
          <w:iCs/>
        </w:rPr>
        <w:instrText xml:space="preserve"> SEQ Figure \* ARABIC </w:instrText>
      </w:r>
      <w:r w:rsidRPr="00940CC3">
        <w:rPr>
          <w:b w:val="0"/>
          <w:bCs w:val="0"/>
          <w:i/>
          <w:iCs/>
        </w:rPr>
        <w:fldChar w:fldCharType="separate"/>
      </w:r>
      <w:r w:rsidR="00C07716">
        <w:rPr>
          <w:b w:val="0"/>
          <w:bCs w:val="0"/>
          <w:i/>
          <w:iCs/>
          <w:noProof/>
        </w:rPr>
        <w:t>16</w:t>
      </w:r>
      <w:r w:rsidRPr="00940CC3">
        <w:rPr>
          <w:b w:val="0"/>
          <w:bCs w:val="0"/>
          <w:i/>
          <w:iCs/>
        </w:rPr>
        <w:fldChar w:fldCharType="end"/>
      </w:r>
      <w:r w:rsidRPr="00940CC3">
        <w:rPr>
          <w:b w:val="0"/>
          <w:bCs w:val="0"/>
          <w:i/>
          <w:iCs/>
        </w:rPr>
        <w:t>: Input 3.3 V</w:t>
      </w:r>
      <w:bookmarkEnd w:id="44"/>
    </w:p>
    <w:p w14:paraId="6B8E8FDB" w14:textId="77777777" w:rsidR="005179BE" w:rsidRDefault="005179BE" w:rsidP="001D51BF"/>
    <w:p w14:paraId="09F7851B" w14:textId="607BFE95" w:rsidR="001D51BF" w:rsidRDefault="005179BE" w:rsidP="001D51BF">
      <w:r w:rsidRPr="005179BE">
        <w:t xml:space="preserve">Upon measuring the input 3.3V shown in Figure </w:t>
      </w:r>
      <w:r w:rsidR="00864F75">
        <w:t>17</w:t>
      </w:r>
      <w:r w:rsidRPr="005179BE">
        <w:t>, the green horizontal line shows an amplitude of 3.2 V with 400 mV of noise. Furthermore, the measured output is 200 mV with 400 mV of noise. This differs greatly from the expected output of 5 V. This discrepancy can be attributed to a missing trace between the converter pin 3 and ground.</w:t>
      </w:r>
    </w:p>
    <w:p w14:paraId="276460E3" w14:textId="77777777" w:rsidR="006A61DA" w:rsidRDefault="006A61DA" w:rsidP="001D51BF"/>
    <w:p w14:paraId="7E41CE5D" w14:textId="77777777" w:rsidR="006A61DA" w:rsidRDefault="006A61DA" w:rsidP="006A61DA">
      <w:pPr>
        <w:keepNext/>
      </w:pPr>
      <w:r w:rsidRPr="006A61DA">
        <w:lastRenderedPageBreak/>
        <w:t> </w:t>
      </w:r>
      <w:r w:rsidRPr="006A61DA">
        <w:drawing>
          <wp:inline distT="0" distB="0" distL="0" distR="0" wp14:anchorId="49CD0751" wp14:editId="2B445313">
            <wp:extent cx="5943600" cy="3742055"/>
            <wp:effectExtent l="38100" t="38100" r="38100" b="29845"/>
            <wp:docPr id="582533514" name="Picture 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 screen 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742055"/>
                    </a:xfrm>
                    <a:prstGeom prst="rect">
                      <a:avLst/>
                    </a:prstGeom>
                    <a:noFill/>
                    <a:ln w="38100">
                      <a:solidFill>
                        <a:schemeClr val="tx1"/>
                      </a:solidFill>
                    </a:ln>
                  </pic:spPr>
                </pic:pic>
              </a:graphicData>
            </a:graphic>
          </wp:inline>
        </w:drawing>
      </w:r>
    </w:p>
    <w:p w14:paraId="13F9FF1B" w14:textId="6EC77EF6" w:rsidR="006A61DA" w:rsidRPr="006A61DA" w:rsidRDefault="006A61DA" w:rsidP="006A61DA">
      <w:pPr>
        <w:pStyle w:val="Caption"/>
        <w:framePr w:w="9450" w:h="331" w:hRule="exact" w:wrap="around" w:x="1464" w:y="7"/>
        <w:jc w:val="center"/>
        <w:rPr>
          <w:b w:val="0"/>
          <w:bCs w:val="0"/>
          <w:i/>
          <w:iCs/>
        </w:rPr>
      </w:pPr>
      <w:bookmarkStart w:id="45" w:name="_Toc184335672"/>
      <w:r w:rsidRPr="006A61DA">
        <w:rPr>
          <w:b w:val="0"/>
          <w:bCs w:val="0"/>
          <w:i/>
          <w:iCs/>
        </w:rPr>
        <w:t xml:space="preserve">Figure </w:t>
      </w:r>
      <w:r w:rsidRPr="006A61DA">
        <w:rPr>
          <w:b w:val="0"/>
          <w:bCs w:val="0"/>
          <w:i/>
          <w:iCs/>
        </w:rPr>
        <w:fldChar w:fldCharType="begin"/>
      </w:r>
      <w:r w:rsidRPr="006A61DA">
        <w:rPr>
          <w:b w:val="0"/>
          <w:bCs w:val="0"/>
          <w:i/>
          <w:iCs/>
        </w:rPr>
        <w:instrText xml:space="preserve"> SEQ Figure \* ARABIC </w:instrText>
      </w:r>
      <w:r w:rsidRPr="006A61DA">
        <w:rPr>
          <w:b w:val="0"/>
          <w:bCs w:val="0"/>
          <w:i/>
          <w:iCs/>
        </w:rPr>
        <w:fldChar w:fldCharType="separate"/>
      </w:r>
      <w:r w:rsidR="00C07716">
        <w:rPr>
          <w:b w:val="0"/>
          <w:bCs w:val="0"/>
          <w:i/>
          <w:iCs/>
          <w:noProof/>
        </w:rPr>
        <w:t>17</w:t>
      </w:r>
      <w:r w:rsidRPr="006A61DA">
        <w:rPr>
          <w:b w:val="0"/>
          <w:bCs w:val="0"/>
          <w:i/>
          <w:iCs/>
        </w:rPr>
        <w:fldChar w:fldCharType="end"/>
      </w:r>
      <w:r w:rsidRPr="006A61DA">
        <w:rPr>
          <w:b w:val="0"/>
          <w:bCs w:val="0"/>
          <w:i/>
          <w:iCs/>
        </w:rPr>
        <w:t>: Input 3.3 V, Output Iso 5 V</w:t>
      </w:r>
      <w:bookmarkEnd w:id="45"/>
    </w:p>
    <w:p w14:paraId="4345D75D" w14:textId="77777777" w:rsidR="005179BE" w:rsidRPr="001D51BF" w:rsidRDefault="005179BE" w:rsidP="001D51BF"/>
    <w:p w14:paraId="439C89E3" w14:textId="27607B65" w:rsidR="009C53E5" w:rsidRPr="00631BDE" w:rsidRDefault="00842F48" w:rsidP="009C53E5">
      <w:pPr>
        <w:pStyle w:val="Heading3"/>
        <w:spacing w:before="0" w:after="0" w:line="276" w:lineRule="auto"/>
        <w:rPr>
          <w:rFonts w:ascii="Arial" w:hAnsi="Arial"/>
        </w:rPr>
      </w:pPr>
      <w:bookmarkStart w:id="46" w:name="_Toc184333858"/>
      <w:r w:rsidRPr="00842F48">
        <w:rPr>
          <w:rFonts w:ascii="Arial" w:hAnsi="Arial"/>
        </w:rPr>
        <w:t>15</w:t>
      </w:r>
      <w:r w:rsidR="00C2286E">
        <w:rPr>
          <w:rFonts w:ascii="Arial" w:hAnsi="Arial"/>
        </w:rPr>
        <w:t xml:space="preserve"> </w:t>
      </w:r>
      <w:r w:rsidRPr="00842F48">
        <w:rPr>
          <w:rFonts w:ascii="Arial" w:hAnsi="Arial"/>
        </w:rPr>
        <w:t>V to Iso-15</w:t>
      </w:r>
      <w:r w:rsidR="00C2286E">
        <w:rPr>
          <w:rFonts w:ascii="Arial" w:hAnsi="Arial"/>
        </w:rPr>
        <w:t xml:space="preserve"> </w:t>
      </w:r>
      <w:r w:rsidRPr="00842F48">
        <w:rPr>
          <w:rFonts w:ascii="Arial" w:hAnsi="Arial"/>
        </w:rPr>
        <w:t>V</w:t>
      </w:r>
      <w:r>
        <w:rPr>
          <w:rFonts w:ascii="Arial" w:hAnsi="Arial"/>
        </w:rPr>
        <w:t xml:space="preserve"> </w:t>
      </w:r>
      <w:r w:rsidR="009C53E5" w:rsidRPr="00631BDE">
        <w:rPr>
          <w:rFonts w:ascii="Arial" w:hAnsi="Arial"/>
        </w:rPr>
        <w:t>Power Converter Validation</w:t>
      </w:r>
      <w:bookmarkEnd w:id="46"/>
    </w:p>
    <w:p w14:paraId="1B81DAC5" w14:textId="77777777" w:rsidR="009C53E5" w:rsidRDefault="009C53E5" w:rsidP="00631BDE">
      <w:pPr>
        <w:spacing w:line="276" w:lineRule="auto"/>
        <w:rPr>
          <w:rFonts w:ascii="Arial" w:hAnsi="Arial" w:cs="Arial"/>
        </w:rPr>
      </w:pPr>
    </w:p>
    <w:p w14:paraId="7B061EE6" w14:textId="2A59C92D" w:rsidR="00842F48" w:rsidRDefault="00842F48" w:rsidP="00631BDE">
      <w:pPr>
        <w:spacing w:line="276" w:lineRule="auto"/>
        <w:rPr>
          <w:rFonts w:ascii="Arial" w:hAnsi="Arial" w:cs="Arial"/>
        </w:rPr>
      </w:pPr>
      <w:r w:rsidRPr="008F6239">
        <w:rPr>
          <w:rFonts w:ascii="Arial" w:hAnsi="Arial" w:cs="Arial"/>
        </w:rPr>
        <w:t>The 15</w:t>
      </w:r>
      <w:r w:rsidR="00C2286E">
        <w:rPr>
          <w:rFonts w:ascii="Arial" w:hAnsi="Arial" w:cs="Arial"/>
        </w:rPr>
        <w:t xml:space="preserve"> </w:t>
      </w:r>
      <w:r w:rsidRPr="008F6239">
        <w:rPr>
          <w:rFonts w:ascii="Arial" w:hAnsi="Arial" w:cs="Arial"/>
        </w:rPr>
        <w:t>V to Iso-15</w:t>
      </w:r>
      <w:r w:rsidR="00C2286E">
        <w:rPr>
          <w:rFonts w:ascii="Arial" w:hAnsi="Arial" w:cs="Arial"/>
        </w:rPr>
        <w:t xml:space="preserve"> </w:t>
      </w:r>
      <w:r w:rsidRPr="008F6239">
        <w:rPr>
          <w:rFonts w:ascii="Arial" w:hAnsi="Arial" w:cs="Arial"/>
        </w:rPr>
        <w:t>V power converter converts 15 V</w:t>
      </w:r>
      <w:r>
        <w:rPr>
          <w:rFonts w:ascii="Arial" w:hAnsi="Arial" w:cs="Arial"/>
          <w:vertAlign w:val="subscript"/>
        </w:rPr>
        <w:t>DC</w:t>
      </w:r>
      <w:r w:rsidRPr="008F6239">
        <w:rPr>
          <w:rFonts w:ascii="Arial" w:hAnsi="Arial" w:cs="Arial"/>
        </w:rPr>
        <w:t xml:space="preserve"> to </w:t>
      </w:r>
      <w:r>
        <w:rPr>
          <w:rFonts w:ascii="Arial" w:hAnsi="Arial" w:cs="Arial"/>
        </w:rPr>
        <w:t>i</w:t>
      </w:r>
      <w:r w:rsidRPr="008F6239">
        <w:rPr>
          <w:rFonts w:ascii="Arial" w:hAnsi="Arial" w:cs="Arial"/>
        </w:rPr>
        <w:t>solated 15</w:t>
      </w:r>
      <w:r>
        <w:rPr>
          <w:rFonts w:ascii="Arial" w:hAnsi="Arial" w:cs="Arial"/>
        </w:rPr>
        <w:t xml:space="preserve"> V</w:t>
      </w:r>
      <w:r>
        <w:rPr>
          <w:rFonts w:ascii="Arial" w:hAnsi="Arial" w:cs="Arial"/>
          <w:vertAlign w:val="subscript"/>
        </w:rPr>
        <w:t>DC</w:t>
      </w:r>
      <w:r w:rsidRPr="008F6239">
        <w:rPr>
          <w:rFonts w:ascii="Arial" w:hAnsi="Arial" w:cs="Arial"/>
        </w:rPr>
        <w:t xml:space="preserve">. In Figure </w:t>
      </w:r>
      <w:r w:rsidR="00864F75">
        <w:rPr>
          <w:rFonts w:ascii="Arial" w:hAnsi="Arial" w:cs="Arial"/>
        </w:rPr>
        <w:t>15</w:t>
      </w:r>
      <w:r w:rsidRPr="008F6239">
        <w:rPr>
          <w:rFonts w:ascii="Arial" w:hAnsi="Arial" w:cs="Arial"/>
        </w:rPr>
        <w:t>, the 15V/ISO_5V converter schematic is shown. First, an input connector receives the input 15</w:t>
      </w:r>
      <w:r>
        <w:rPr>
          <w:rFonts w:ascii="Arial" w:hAnsi="Arial" w:cs="Arial"/>
        </w:rPr>
        <w:t xml:space="preserve"> </w:t>
      </w:r>
      <w:r w:rsidRPr="008F6239">
        <w:rPr>
          <w:rFonts w:ascii="Arial" w:hAnsi="Arial" w:cs="Arial"/>
        </w:rPr>
        <w:t>V. Next, a set of capacitors in parallel is connected to ground to filter the voltage and reduce noise. Then, a power converter steps up and isolates the 15</w:t>
      </w:r>
      <w:r>
        <w:rPr>
          <w:rFonts w:ascii="Arial" w:hAnsi="Arial" w:cs="Arial"/>
        </w:rPr>
        <w:t xml:space="preserve"> </w:t>
      </w:r>
      <w:r w:rsidRPr="008F6239">
        <w:rPr>
          <w:rFonts w:ascii="Arial" w:hAnsi="Arial" w:cs="Arial"/>
        </w:rPr>
        <w:t>V to 15</w:t>
      </w:r>
      <w:r>
        <w:rPr>
          <w:rFonts w:ascii="Arial" w:hAnsi="Arial" w:cs="Arial"/>
        </w:rPr>
        <w:t xml:space="preserve"> </w:t>
      </w:r>
      <w:r w:rsidRPr="008F6239">
        <w:rPr>
          <w:rFonts w:ascii="Arial" w:hAnsi="Arial" w:cs="Arial"/>
        </w:rPr>
        <w:t>V. Finally, another set of capacitors in parallel is connected to ground to filter the voltage and reduce noise.</w:t>
      </w:r>
    </w:p>
    <w:p w14:paraId="14D03DA5" w14:textId="77777777" w:rsidR="00E05451" w:rsidRDefault="00E05451" w:rsidP="00631BDE">
      <w:pPr>
        <w:spacing w:line="276" w:lineRule="auto"/>
        <w:rPr>
          <w:rFonts w:ascii="Arial" w:hAnsi="Arial" w:cs="Arial"/>
        </w:rPr>
      </w:pPr>
    </w:p>
    <w:p w14:paraId="2F180DEC" w14:textId="3218E255" w:rsidR="00202E33" w:rsidRDefault="00202E33" w:rsidP="00631BDE">
      <w:pPr>
        <w:spacing w:line="276" w:lineRule="auto"/>
        <w:rPr>
          <w:rFonts w:ascii="Arial" w:hAnsi="Arial" w:cs="Arial"/>
        </w:rPr>
      </w:pPr>
      <w:r w:rsidRPr="00202E33">
        <w:rPr>
          <w:rFonts w:ascii="Arial" w:hAnsi="Arial" w:cs="Arial"/>
        </w:rPr>
        <w:t xml:space="preserve">The 15 V to Iso-5 V power converter was validated by supplying an input voltage and measuring the output voltage, as shown in Figure </w:t>
      </w:r>
      <w:r w:rsidR="00864F75">
        <w:rPr>
          <w:rFonts w:ascii="Arial" w:hAnsi="Arial" w:cs="Arial"/>
        </w:rPr>
        <w:t>18</w:t>
      </w:r>
      <w:r w:rsidRPr="00202E33">
        <w:rPr>
          <w:rFonts w:ascii="Arial" w:hAnsi="Arial" w:cs="Arial"/>
        </w:rPr>
        <w:t xml:space="preserve">. The validation testing was conducted at the operating voltage of 15 V and was generated using a DC power supply with the values in Figure </w:t>
      </w:r>
      <w:r w:rsidR="00864F75">
        <w:rPr>
          <w:rFonts w:ascii="Arial" w:hAnsi="Arial" w:cs="Arial"/>
        </w:rPr>
        <w:t>19</w:t>
      </w:r>
      <w:r w:rsidRPr="00202E33">
        <w:rPr>
          <w:rFonts w:ascii="Arial" w:hAnsi="Arial" w:cs="Arial"/>
        </w:rPr>
        <w:t>. The amperage of 0.11 A was used per the average operating current in the datasheet.</w:t>
      </w:r>
    </w:p>
    <w:p w14:paraId="2853C9F1" w14:textId="77777777" w:rsidR="00C27D7E" w:rsidRDefault="00C27D7E" w:rsidP="00631BDE">
      <w:pPr>
        <w:spacing w:line="276" w:lineRule="auto"/>
        <w:rPr>
          <w:rFonts w:ascii="Arial" w:hAnsi="Arial" w:cs="Arial"/>
        </w:rPr>
      </w:pPr>
    </w:p>
    <w:p w14:paraId="3E4D1160" w14:textId="77777777" w:rsidR="00CC6B93" w:rsidRDefault="00DE5A86" w:rsidP="00CC6B93">
      <w:pPr>
        <w:keepNext/>
        <w:spacing w:line="276" w:lineRule="auto"/>
      </w:pPr>
      <w:r w:rsidRPr="00DE5A86">
        <w:rPr>
          <w:rFonts w:ascii="Arial" w:hAnsi="Arial" w:cs="Arial"/>
        </w:rPr>
        <w:lastRenderedPageBreak/>
        <w:t> </w:t>
      </w:r>
      <w:r w:rsidRPr="00DE5A86">
        <w:rPr>
          <w:rFonts w:ascii="Arial" w:hAnsi="Arial" w:cs="Arial"/>
        </w:rPr>
        <w:drawing>
          <wp:inline distT="0" distB="0" distL="0" distR="0" wp14:anchorId="664C522D" wp14:editId="62275E53">
            <wp:extent cx="5943600" cy="3343275"/>
            <wp:effectExtent l="38100" t="38100" r="38100" b="47625"/>
            <wp:docPr id="1586504618" name="Picture 15"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 circuit board with wires and wire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w="38100">
                      <a:solidFill>
                        <a:schemeClr val="tx1"/>
                      </a:solidFill>
                    </a:ln>
                  </pic:spPr>
                </pic:pic>
              </a:graphicData>
            </a:graphic>
          </wp:inline>
        </w:drawing>
      </w:r>
    </w:p>
    <w:p w14:paraId="39DA9B3D" w14:textId="256BB837" w:rsidR="00C27D7E" w:rsidRPr="00CC6B93" w:rsidRDefault="00CC6B93" w:rsidP="00CC6B93">
      <w:pPr>
        <w:pStyle w:val="Caption"/>
        <w:framePr w:w="9375" w:h="316" w:hRule="exact" w:wrap="around" w:x="1479" w:y="2"/>
        <w:jc w:val="center"/>
        <w:rPr>
          <w:rFonts w:ascii="Arial" w:hAnsi="Arial" w:cs="Arial"/>
          <w:b w:val="0"/>
          <w:bCs w:val="0"/>
          <w:i/>
          <w:iCs/>
        </w:rPr>
      </w:pPr>
      <w:bookmarkStart w:id="47" w:name="_Toc184335673"/>
      <w:r w:rsidRPr="00CC6B93">
        <w:rPr>
          <w:b w:val="0"/>
          <w:bCs w:val="0"/>
          <w:i/>
          <w:iCs/>
        </w:rPr>
        <w:t xml:space="preserve">Figure </w:t>
      </w:r>
      <w:r w:rsidRPr="00CC6B93">
        <w:rPr>
          <w:b w:val="0"/>
          <w:bCs w:val="0"/>
          <w:i/>
          <w:iCs/>
        </w:rPr>
        <w:fldChar w:fldCharType="begin"/>
      </w:r>
      <w:r w:rsidRPr="00CC6B93">
        <w:rPr>
          <w:b w:val="0"/>
          <w:bCs w:val="0"/>
          <w:i/>
          <w:iCs/>
        </w:rPr>
        <w:instrText xml:space="preserve"> SEQ Figure \* ARABIC </w:instrText>
      </w:r>
      <w:r w:rsidRPr="00CC6B93">
        <w:rPr>
          <w:b w:val="0"/>
          <w:bCs w:val="0"/>
          <w:i/>
          <w:iCs/>
        </w:rPr>
        <w:fldChar w:fldCharType="separate"/>
      </w:r>
      <w:r w:rsidR="00C07716">
        <w:rPr>
          <w:b w:val="0"/>
          <w:bCs w:val="0"/>
          <w:i/>
          <w:iCs/>
          <w:noProof/>
        </w:rPr>
        <w:t>18</w:t>
      </w:r>
      <w:r w:rsidRPr="00CC6B93">
        <w:rPr>
          <w:b w:val="0"/>
          <w:bCs w:val="0"/>
          <w:i/>
          <w:iCs/>
        </w:rPr>
        <w:fldChar w:fldCharType="end"/>
      </w:r>
      <w:r w:rsidRPr="00CC6B93">
        <w:rPr>
          <w:b w:val="0"/>
          <w:bCs w:val="0"/>
          <w:i/>
          <w:iCs/>
        </w:rPr>
        <w:t>: 15V/ISO_15V Converter Circuit</w:t>
      </w:r>
      <w:bookmarkEnd w:id="47"/>
    </w:p>
    <w:p w14:paraId="5F1CA47D" w14:textId="77777777" w:rsidR="009C53E5" w:rsidRDefault="009C53E5" w:rsidP="00631BDE">
      <w:pPr>
        <w:spacing w:line="276" w:lineRule="auto"/>
        <w:rPr>
          <w:rFonts w:ascii="Arial" w:hAnsi="Arial" w:cs="Arial"/>
        </w:rPr>
      </w:pPr>
    </w:p>
    <w:p w14:paraId="0255EE3E" w14:textId="223967BC" w:rsidR="00EC5A7E" w:rsidRPr="00EC5A7E" w:rsidRDefault="00EC5A7E" w:rsidP="00EC5A7E">
      <w:pPr>
        <w:pStyle w:val="Caption"/>
        <w:framePr w:w="9435" w:h="301" w:hRule="exact" w:wrap="around" w:x="1404" w:y="5365"/>
        <w:jc w:val="center"/>
        <w:rPr>
          <w:rFonts w:ascii="Arial" w:hAnsi="Arial" w:cs="Arial"/>
          <w:b w:val="0"/>
          <w:bCs w:val="0"/>
          <w:i/>
          <w:iCs/>
        </w:rPr>
      </w:pPr>
      <w:bookmarkStart w:id="48" w:name="_Toc184335674"/>
      <w:r w:rsidRPr="00EC5A7E">
        <w:rPr>
          <w:b w:val="0"/>
          <w:bCs w:val="0"/>
          <w:i/>
          <w:iCs/>
        </w:rPr>
        <w:t xml:space="preserve">Figure </w:t>
      </w:r>
      <w:r w:rsidRPr="00EC5A7E">
        <w:rPr>
          <w:b w:val="0"/>
          <w:bCs w:val="0"/>
          <w:i/>
          <w:iCs/>
        </w:rPr>
        <w:fldChar w:fldCharType="begin"/>
      </w:r>
      <w:r w:rsidRPr="00EC5A7E">
        <w:rPr>
          <w:b w:val="0"/>
          <w:bCs w:val="0"/>
          <w:i/>
          <w:iCs/>
        </w:rPr>
        <w:instrText xml:space="preserve"> SEQ Figure \* ARABIC </w:instrText>
      </w:r>
      <w:r w:rsidRPr="00EC5A7E">
        <w:rPr>
          <w:b w:val="0"/>
          <w:bCs w:val="0"/>
          <w:i/>
          <w:iCs/>
        </w:rPr>
        <w:fldChar w:fldCharType="separate"/>
      </w:r>
      <w:r w:rsidR="00C07716">
        <w:rPr>
          <w:b w:val="0"/>
          <w:bCs w:val="0"/>
          <w:i/>
          <w:iCs/>
          <w:noProof/>
        </w:rPr>
        <w:t>19</w:t>
      </w:r>
      <w:r w:rsidRPr="00EC5A7E">
        <w:rPr>
          <w:b w:val="0"/>
          <w:bCs w:val="0"/>
          <w:i/>
          <w:iCs/>
        </w:rPr>
        <w:fldChar w:fldCharType="end"/>
      </w:r>
      <w:r w:rsidRPr="00EC5A7E">
        <w:rPr>
          <w:b w:val="0"/>
          <w:bCs w:val="0"/>
          <w:i/>
          <w:iCs/>
        </w:rPr>
        <w:t>: Input 15V</w:t>
      </w:r>
      <w:bookmarkEnd w:id="48"/>
    </w:p>
    <w:p w14:paraId="0D8E5089" w14:textId="35A16E28" w:rsidR="00EC5A7E" w:rsidRDefault="00EC5A7E" w:rsidP="00EC5A7E">
      <w:pPr>
        <w:keepNext/>
        <w:spacing w:line="276" w:lineRule="auto"/>
      </w:pPr>
      <w:r w:rsidRPr="00EC5A7E">
        <w:rPr>
          <w:rFonts w:ascii="Arial" w:hAnsi="Arial" w:cs="Arial"/>
        </w:rPr>
        <w:drawing>
          <wp:inline distT="0" distB="0" distL="0" distR="0" wp14:anchorId="66527786" wp14:editId="199D448C">
            <wp:extent cx="5943600" cy="3306445"/>
            <wp:effectExtent l="38100" t="38100" r="38100" b="46355"/>
            <wp:docPr id="357227092"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06445"/>
                    </a:xfrm>
                    <a:prstGeom prst="rect">
                      <a:avLst/>
                    </a:prstGeom>
                    <a:noFill/>
                    <a:ln w="38100">
                      <a:solidFill>
                        <a:schemeClr val="tx1"/>
                      </a:solidFill>
                    </a:ln>
                  </pic:spPr>
                </pic:pic>
              </a:graphicData>
            </a:graphic>
          </wp:inline>
        </w:drawing>
      </w:r>
    </w:p>
    <w:p w14:paraId="317534D9" w14:textId="77777777" w:rsidR="00EC5A7E" w:rsidRDefault="00EC5A7E" w:rsidP="00631BDE">
      <w:pPr>
        <w:spacing w:line="276" w:lineRule="auto"/>
        <w:rPr>
          <w:rFonts w:ascii="Arial" w:hAnsi="Arial" w:cs="Arial"/>
        </w:rPr>
      </w:pPr>
    </w:p>
    <w:p w14:paraId="37A295E6" w14:textId="344C916D" w:rsidR="00306D07" w:rsidRDefault="00306D07" w:rsidP="00631BDE">
      <w:pPr>
        <w:spacing w:line="276" w:lineRule="auto"/>
        <w:rPr>
          <w:rFonts w:ascii="Arial" w:hAnsi="Arial" w:cs="Arial"/>
        </w:rPr>
      </w:pPr>
      <w:r w:rsidRPr="00306D07">
        <w:rPr>
          <w:rFonts w:ascii="Arial" w:hAnsi="Arial" w:cs="Arial"/>
        </w:rPr>
        <w:t xml:space="preserve">Upon measuring the input 15 V shown in Figure </w:t>
      </w:r>
      <w:r w:rsidR="00864F75">
        <w:rPr>
          <w:rFonts w:ascii="Arial" w:hAnsi="Arial" w:cs="Arial"/>
        </w:rPr>
        <w:t>20</w:t>
      </w:r>
      <w:r w:rsidRPr="00306D07">
        <w:rPr>
          <w:rFonts w:ascii="Arial" w:hAnsi="Arial" w:cs="Arial"/>
        </w:rPr>
        <w:t xml:space="preserve">, the green horizontal line shows an amplitude of 15.1 V with 600 mV of noise. Furthermore, the measured output is 15.3 V with </w:t>
      </w:r>
      <w:r w:rsidRPr="00306D07">
        <w:rPr>
          <w:rFonts w:ascii="Arial" w:hAnsi="Arial" w:cs="Arial"/>
        </w:rPr>
        <w:lastRenderedPageBreak/>
        <w:t xml:space="preserve">800 mV of noise. This aligns greatly with the expected output of 15 V. To further validate the power converter, its performance was measured across its full range. In Table </w:t>
      </w:r>
      <w:r w:rsidR="00575022">
        <w:rPr>
          <w:rFonts w:ascii="Arial" w:hAnsi="Arial" w:cs="Arial"/>
        </w:rPr>
        <w:t>2</w:t>
      </w:r>
      <w:r w:rsidRPr="00306D07">
        <w:rPr>
          <w:rFonts w:ascii="Arial" w:hAnsi="Arial" w:cs="Arial"/>
        </w:rPr>
        <w:t xml:space="preserve">, the current was kept constant while the voltage was incrementally increased. In Table </w:t>
      </w:r>
      <w:r w:rsidR="009F590C">
        <w:rPr>
          <w:rFonts w:ascii="Arial" w:hAnsi="Arial" w:cs="Arial"/>
        </w:rPr>
        <w:t>3</w:t>
      </w:r>
      <w:r w:rsidRPr="00306D07">
        <w:rPr>
          <w:rFonts w:ascii="Arial" w:hAnsi="Arial" w:cs="Arial"/>
        </w:rPr>
        <w:t>, the voltage was kept constant while the current was incrementally increased. The power converter behaved as expected for its full range of voltage and current values.</w:t>
      </w:r>
    </w:p>
    <w:p w14:paraId="75E453BF" w14:textId="77777777" w:rsidR="00306D07" w:rsidRDefault="00306D07" w:rsidP="00631BDE">
      <w:pPr>
        <w:spacing w:line="276" w:lineRule="auto"/>
        <w:rPr>
          <w:rFonts w:ascii="Arial" w:hAnsi="Arial" w:cs="Arial"/>
        </w:rPr>
      </w:pPr>
    </w:p>
    <w:p w14:paraId="3E997508" w14:textId="77777777" w:rsidR="009A13FB" w:rsidRDefault="009A13FB" w:rsidP="009A13FB">
      <w:pPr>
        <w:keepNext/>
        <w:spacing w:line="276" w:lineRule="auto"/>
      </w:pPr>
      <w:r w:rsidRPr="009A13FB">
        <w:rPr>
          <w:rFonts w:ascii="Arial" w:hAnsi="Arial" w:cs="Arial"/>
        </w:rPr>
        <w:drawing>
          <wp:inline distT="0" distB="0" distL="0" distR="0" wp14:anchorId="19196C03" wp14:editId="0AE0E68E">
            <wp:extent cx="5943600" cy="3803650"/>
            <wp:effectExtent l="38100" t="38100" r="38100" b="44450"/>
            <wp:docPr id="1260571225" name="Picture 2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 screen shot of a graph&#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803650"/>
                    </a:xfrm>
                    <a:prstGeom prst="rect">
                      <a:avLst/>
                    </a:prstGeom>
                    <a:noFill/>
                    <a:ln w="38100">
                      <a:solidFill>
                        <a:schemeClr val="tx1"/>
                      </a:solidFill>
                    </a:ln>
                  </pic:spPr>
                </pic:pic>
              </a:graphicData>
            </a:graphic>
          </wp:inline>
        </w:drawing>
      </w:r>
    </w:p>
    <w:p w14:paraId="30BE3478" w14:textId="28BA8586" w:rsidR="009A13FB" w:rsidRPr="009A13FB" w:rsidRDefault="009A13FB" w:rsidP="009A13FB">
      <w:pPr>
        <w:pStyle w:val="Caption"/>
        <w:framePr w:w="9225" w:h="256" w:hRule="exact" w:wrap="around" w:x="1419" w:y="11"/>
        <w:jc w:val="center"/>
        <w:rPr>
          <w:rFonts w:ascii="Arial" w:hAnsi="Arial" w:cs="Arial"/>
          <w:b w:val="0"/>
          <w:bCs w:val="0"/>
          <w:i/>
          <w:iCs/>
        </w:rPr>
      </w:pPr>
      <w:bookmarkStart w:id="49" w:name="_Toc184335675"/>
      <w:r w:rsidRPr="009A13FB">
        <w:rPr>
          <w:b w:val="0"/>
          <w:bCs w:val="0"/>
          <w:i/>
          <w:iCs/>
        </w:rPr>
        <w:t xml:space="preserve">Figure </w:t>
      </w:r>
      <w:r w:rsidRPr="009A13FB">
        <w:rPr>
          <w:b w:val="0"/>
          <w:bCs w:val="0"/>
          <w:i/>
          <w:iCs/>
        </w:rPr>
        <w:fldChar w:fldCharType="begin"/>
      </w:r>
      <w:r w:rsidRPr="009A13FB">
        <w:rPr>
          <w:b w:val="0"/>
          <w:bCs w:val="0"/>
          <w:i/>
          <w:iCs/>
        </w:rPr>
        <w:instrText xml:space="preserve"> SEQ Figure \* ARABIC </w:instrText>
      </w:r>
      <w:r w:rsidRPr="009A13FB">
        <w:rPr>
          <w:b w:val="0"/>
          <w:bCs w:val="0"/>
          <w:i/>
          <w:iCs/>
        </w:rPr>
        <w:fldChar w:fldCharType="separate"/>
      </w:r>
      <w:r w:rsidR="00C07716">
        <w:rPr>
          <w:b w:val="0"/>
          <w:bCs w:val="0"/>
          <w:i/>
          <w:iCs/>
          <w:noProof/>
        </w:rPr>
        <w:t>20</w:t>
      </w:r>
      <w:r w:rsidRPr="009A13FB">
        <w:rPr>
          <w:b w:val="0"/>
          <w:bCs w:val="0"/>
          <w:i/>
          <w:iCs/>
        </w:rPr>
        <w:fldChar w:fldCharType="end"/>
      </w:r>
      <w:r w:rsidRPr="009A13FB">
        <w:rPr>
          <w:b w:val="0"/>
          <w:bCs w:val="0"/>
          <w:i/>
          <w:iCs/>
        </w:rPr>
        <w:t>:</w:t>
      </w:r>
      <w:r>
        <w:rPr>
          <w:b w:val="0"/>
          <w:bCs w:val="0"/>
          <w:i/>
          <w:iCs/>
        </w:rPr>
        <w:t xml:space="preserve"> </w:t>
      </w:r>
      <w:r w:rsidRPr="006A61DA">
        <w:rPr>
          <w:b w:val="0"/>
          <w:bCs w:val="0"/>
          <w:i/>
          <w:iCs/>
        </w:rPr>
        <w:t xml:space="preserve">Input </w:t>
      </w:r>
      <w:r>
        <w:rPr>
          <w:b w:val="0"/>
          <w:bCs w:val="0"/>
          <w:i/>
          <w:iCs/>
        </w:rPr>
        <w:t>15</w:t>
      </w:r>
      <w:r w:rsidRPr="006A61DA">
        <w:rPr>
          <w:b w:val="0"/>
          <w:bCs w:val="0"/>
          <w:i/>
          <w:iCs/>
        </w:rPr>
        <w:t xml:space="preserve"> V, Output Iso </w:t>
      </w:r>
      <w:r>
        <w:rPr>
          <w:b w:val="0"/>
          <w:bCs w:val="0"/>
          <w:i/>
          <w:iCs/>
        </w:rPr>
        <w:t>1</w:t>
      </w:r>
      <w:r w:rsidRPr="006A61DA">
        <w:rPr>
          <w:b w:val="0"/>
          <w:bCs w:val="0"/>
          <w:i/>
          <w:iCs/>
        </w:rPr>
        <w:t>5 V</w:t>
      </w:r>
      <w:bookmarkEnd w:id="49"/>
    </w:p>
    <w:p w14:paraId="5286C101" w14:textId="77777777" w:rsidR="00306D07" w:rsidRDefault="00306D07" w:rsidP="00631BDE">
      <w:pPr>
        <w:spacing w:line="276" w:lineRule="auto"/>
        <w:rPr>
          <w:rFonts w:ascii="Arial" w:hAnsi="Arial" w:cs="Arial"/>
        </w:rPr>
      </w:pPr>
    </w:p>
    <w:tbl>
      <w:tblPr>
        <w:tblW w:w="94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46"/>
        <w:gridCol w:w="3147"/>
        <w:gridCol w:w="3147"/>
      </w:tblGrid>
      <w:tr w:rsidR="009A7118" w:rsidRPr="009A7118" w14:paraId="1C666D37" w14:textId="77777777" w:rsidTr="009A7118">
        <w:trPr>
          <w:trHeight w:val="340"/>
        </w:trPr>
        <w:tc>
          <w:tcPr>
            <w:tcW w:w="3146" w:type="dxa"/>
            <w:tcBorders>
              <w:top w:val="single" w:sz="8" w:space="0" w:color="000000"/>
              <w:left w:val="single" w:sz="8" w:space="0" w:color="000000"/>
              <w:bottom w:val="single" w:sz="8" w:space="0" w:color="000000"/>
              <w:right w:val="single" w:sz="8" w:space="0" w:color="000000"/>
            </w:tcBorders>
            <w:shd w:val="clear" w:color="auto" w:fill="auto"/>
            <w:hideMark/>
          </w:tcPr>
          <w:p w14:paraId="43F2439F" w14:textId="77777777" w:rsidR="009A7118" w:rsidRPr="009A7118" w:rsidRDefault="009A7118" w:rsidP="009A7118">
            <w:pPr>
              <w:spacing w:line="276" w:lineRule="auto"/>
              <w:rPr>
                <w:rFonts w:ascii="Arial" w:hAnsi="Arial" w:cs="Arial"/>
              </w:rPr>
            </w:pPr>
            <w:r w:rsidRPr="009A7118">
              <w:rPr>
                <w:rFonts w:ascii="Arial" w:hAnsi="Arial" w:cs="Arial"/>
              </w:rPr>
              <w:t>Input V (V)​</w:t>
            </w:r>
          </w:p>
        </w:tc>
        <w:tc>
          <w:tcPr>
            <w:tcW w:w="3147" w:type="dxa"/>
            <w:tcBorders>
              <w:top w:val="single" w:sz="8" w:space="0" w:color="000000"/>
              <w:left w:val="single" w:sz="8" w:space="0" w:color="000000"/>
              <w:bottom w:val="single" w:sz="8" w:space="0" w:color="000000"/>
              <w:right w:val="single" w:sz="8" w:space="0" w:color="000000"/>
            </w:tcBorders>
            <w:shd w:val="clear" w:color="auto" w:fill="auto"/>
            <w:hideMark/>
          </w:tcPr>
          <w:p w14:paraId="40190D38" w14:textId="77777777" w:rsidR="009A7118" w:rsidRPr="009A7118" w:rsidRDefault="009A7118" w:rsidP="009A7118">
            <w:pPr>
              <w:spacing w:line="276" w:lineRule="auto"/>
              <w:rPr>
                <w:rFonts w:ascii="Arial" w:hAnsi="Arial" w:cs="Arial"/>
              </w:rPr>
            </w:pPr>
            <w:r w:rsidRPr="009A7118">
              <w:rPr>
                <w:rFonts w:ascii="Arial" w:hAnsi="Arial" w:cs="Arial"/>
              </w:rPr>
              <w:t>Output V (V)​</w:t>
            </w:r>
          </w:p>
        </w:tc>
        <w:tc>
          <w:tcPr>
            <w:tcW w:w="3147" w:type="dxa"/>
            <w:tcBorders>
              <w:top w:val="single" w:sz="8" w:space="0" w:color="000000"/>
              <w:left w:val="single" w:sz="8" w:space="0" w:color="000000"/>
              <w:bottom w:val="single" w:sz="8" w:space="0" w:color="000000"/>
              <w:right w:val="single" w:sz="8" w:space="0" w:color="000000"/>
            </w:tcBorders>
            <w:shd w:val="clear" w:color="auto" w:fill="auto"/>
            <w:hideMark/>
          </w:tcPr>
          <w:p w14:paraId="1C1CEABF" w14:textId="77777777" w:rsidR="009A7118" w:rsidRPr="009A7118" w:rsidRDefault="009A7118" w:rsidP="009A7118">
            <w:pPr>
              <w:spacing w:line="276" w:lineRule="auto"/>
              <w:rPr>
                <w:rFonts w:ascii="Arial" w:hAnsi="Arial" w:cs="Arial"/>
              </w:rPr>
            </w:pPr>
            <w:r w:rsidRPr="009A7118">
              <w:rPr>
                <w:rFonts w:ascii="Arial" w:hAnsi="Arial" w:cs="Arial"/>
              </w:rPr>
              <w:t>Output Noise (mV)​</w:t>
            </w:r>
          </w:p>
        </w:tc>
      </w:tr>
      <w:tr w:rsidR="009A7118" w:rsidRPr="009A7118" w14:paraId="2855ED0D" w14:textId="77777777" w:rsidTr="009A7118">
        <w:trPr>
          <w:trHeight w:val="160"/>
        </w:trPr>
        <w:tc>
          <w:tcPr>
            <w:tcW w:w="3146" w:type="dxa"/>
            <w:tcBorders>
              <w:top w:val="single" w:sz="8" w:space="0" w:color="000000"/>
              <w:left w:val="single" w:sz="8" w:space="0" w:color="000000"/>
              <w:bottom w:val="single" w:sz="8" w:space="0" w:color="000000"/>
              <w:right w:val="single" w:sz="8" w:space="0" w:color="000000"/>
            </w:tcBorders>
            <w:shd w:val="clear" w:color="auto" w:fill="auto"/>
            <w:hideMark/>
          </w:tcPr>
          <w:p w14:paraId="2078A9EE" w14:textId="77777777" w:rsidR="009A7118" w:rsidRPr="009A7118" w:rsidRDefault="009A7118" w:rsidP="009A7118">
            <w:pPr>
              <w:spacing w:line="276" w:lineRule="auto"/>
              <w:rPr>
                <w:rFonts w:ascii="Arial" w:hAnsi="Arial" w:cs="Arial"/>
              </w:rPr>
            </w:pPr>
            <w:r w:rsidRPr="009A7118">
              <w:rPr>
                <w:rFonts w:ascii="Arial" w:hAnsi="Arial" w:cs="Arial"/>
              </w:rPr>
              <w:t>9.0​</w:t>
            </w:r>
          </w:p>
        </w:tc>
        <w:tc>
          <w:tcPr>
            <w:tcW w:w="3147" w:type="dxa"/>
            <w:tcBorders>
              <w:top w:val="single" w:sz="8" w:space="0" w:color="000000"/>
              <w:left w:val="single" w:sz="8" w:space="0" w:color="000000"/>
              <w:bottom w:val="single" w:sz="8" w:space="0" w:color="000000"/>
              <w:right w:val="single" w:sz="8" w:space="0" w:color="000000"/>
            </w:tcBorders>
            <w:shd w:val="clear" w:color="auto" w:fill="auto"/>
            <w:hideMark/>
          </w:tcPr>
          <w:p w14:paraId="501BC5DC" w14:textId="77777777" w:rsidR="009A7118" w:rsidRPr="009A7118" w:rsidRDefault="009A7118" w:rsidP="009A7118">
            <w:pPr>
              <w:spacing w:line="276" w:lineRule="auto"/>
              <w:rPr>
                <w:rFonts w:ascii="Arial" w:hAnsi="Arial" w:cs="Arial"/>
              </w:rPr>
            </w:pPr>
            <w:r w:rsidRPr="009A7118">
              <w:rPr>
                <w:rFonts w:ascii="Arial" w:hAnsi="Arial" w:cs="Arial"/>
              </w:rPr>
              <w:t>15.3​</w:t>
            </w:r>
          </w:p>
        </w:tc>
        <w:tc>
          <w:tcPr>
            <w:tcW w:w="3147" w:type="dxa"/>
            <w:tcBorders>
              <w:top w:val="single" w:sz="8" w:space="0" w:color="000000"/>
              <w:left w:val="single" w:sz="8" w:space="0" w:color="000000"/>
              <w:bottom w:val="single" w:sz="8" w:space="0" w:color="000000"/>
              <w:right w:val="single" w:sz="8" w:space="0" w:color="000000"/>
            </w:tcBorders>
            <w:shd w:val="clear" w:color="auto" w:fill="auto"/>
            <w:hideMark/>
          </w:tcPr>
          <w:p w14:paraId="54825DD1" w14:textId="77777777" w:rsidR="009A7118" w:rsidRPr="009A7118" w:rsidRDefault="009A7118" w:rsidP="009A7118">
            <w:pPr>
              <w:spacing w:line="276" w:lineRule="auto"/>
              <w:rPr>
                <w:rFonts w:ascii="Arial" w:hAnsi="Arial" w:cs="Arial"/>
              </w:rPr>
            </w:pPr>
            <w:r w:rsidRPr="009A7118">
              <w:rPr>
                <w:rFonts w:ascii="Arial" w:hAnsi="Arial" w:cs="Arial"/>
              </w:rPr>
              <w:t>800​</w:t>
            </w:r>
          </w:p>
        </w:tc>
      </w:tr>
      <w:tr w:rsidR="009A7118" w:rsidRPr="009A7118" w14:paraId="53C557B5" w14:textId="77777777" w:rsidTr="009A7118">
        <w:trPr>
          <w:trHeight w:val="97"/>
        </w:trPr>
        <w:tc>
          <w:tcPr>
            <w:tcW w:w="3146" w:type="dxa"/>
            <w:tcBorders>
              <w:top w:val="single" w:sz="8" w:space="0" w:color="000000"/>
              <w:left w:val="single" w:sz="8" w:space="0" w:color="000000"/>
              <w:bottom w:val="single" w:sz="8" w:space="0" w:color="000000"/>
              <w:right w:val="single" w:sz="8" w:space="0" w:color="000000"/>
            </w:tcBorders>
            <w:shd w:val="clear" w:color="auto" w:fill="auto"/>
            <w:hideMark/>
          </w:tcPr>
          <w:p w14:paraId="0373C233" w14:textId="77777777" w:rsidR="009A7118" w:rsidRPr="009A7118" w:rsidRDefault="009A7118" w:rsidP="009A7118">
            <w:pPr>
              <w:spacing w:line="276" w:lineRule="auto"/>
              <w:rPr>
                <w:rFonts w:ascii="Arial" w:hAnsi="Arial" w:cs="Arial"/>
              </w:rPr>
            </w:pPr>
            <w:r w:rsidRPr="009A7118">
              <w:rPr>
                <w:rFonts w:ascii="Arial" w:hAnsi="Arial" w:cs="Arial"/>
              </w:rPr>
              <w:t>12.1​</w:t>
            </w:r>
          </w:p>
        </w:tc>
        <w:tc>
          <w:tcPr>
            <w:tcW w:w="3147" w:type="dxa"/>
            <w:tcBorders>
              <w:top w:val="single" w:sz="8" w:space="0" w:color="000000"/>
              <w:left w:val="single" w:sz="8" w:space="0" w:color="000000"/>
              <w:bottom w:val="single" w:sz="8" w:space="0" w:color="000000"/>
              <w:right w:val="single" w:sz="8" w:space="0" w:color="000000"/>
            </w:tcBorders>
            <w:shd w:val="clear" w:color="auto" w:fill="auto"/>
            <w:hideMark/>
          </w:tcPr>
          <w:p w14:paraId="0AEDD408" w14:textId="77777777" w:rsidR="009A7118" w:rsidRPr="009A7118" w:rsidRDefault="009A7118" w:rsidP="009A7118">
            <w:pPr>
              <w:spacing w:line="276" w:lineRule="auto"/>
              <w:rPr>
                <w:rFonts w:ascii="Arial" w:hAnsi="Arial" w:cs="Arial"/>
              </w:rPr>
            </w:pPr>
            <w:r w:rsidRPr="009A7118">
              <w:rPr>
                <w:rFonts w:ascii="Arial" w:hAnsi="Arial" w:cs="Arial"/>
              </w:rPr>
              <w:t>15.3​</w:t>
            </w:r>
          </w:p>
        </w:tc>
        <w:tc>
          <w:tcPr>
            <w:tcW w:w="3147" w:type="dxa"/>
            <w:tcBorders>
              <w:top w:val="single" w:sz="8" w:space="0" w:color="000000"/>
              <w:left w:val="single" w:sz="8" w:space="0" w:color="000000"/>
              <w:bottom w:val="single" w:sz="8" w:space="0" w:color="000000"/>
              <w:right w:val="single" w:sz="8" w:space="0" w:color="000000"/>
            </w:tcBorders>
            <w:shd w:val="clear" w:color="auto" w:fill="auto"/>
            <w:hideMark/>
          </w:tcPr>
          <w:p w14:paraId="60EBDE8B" w14:textId="77777777" w:rsidR="009A7118" w:rsidRPr="009A7118" w:rsidRDefault="009A7118" w:rsidP="009A7118">
            <w:pPr>
              <w:spacing w:line="276" w:lineRule="auto"/>
              <w:rPr>
                <w:rFonts w:ascii="Arial" w:hAnsi="Arial" w:cs="Arial"/>
              </w:rPr>
            </w:pPr>
            <w:r w:rsidRPr="009A7118">
              <w:rPr>
                <w:rFonts w:ascii="Arial" w:hAnsi="Arial" w:cs="Arial"/>
              </w:rPr>
              <w:t>800​</w:t>
            </w:r>
          </w:p>
        </w:tc>
      </w:tr>
      <w:tr w:rsidR="009A7118" w:rsidRPr="009A7118" w14:paraId="59629E83" w14:textId="77777777" w:rsidTr="009A7118">
        <w:trPr>
          <w:trHeight w:val="60"/>
        </w:trPr>
        <w:tc>
          <w:tcPr>
            <w:tcW w:w="3146" w:type="dxa"/>
            <w:tcBorders>
              <w:top w:val="single" w:sz="8" w:space="0" w:color="000000"/>
              <w:left w:val="single" w:sz="8" w:space="0" w:color="000000"/>
              <w:bottom w:val="single" w:sz="8" w:space="0" w:color="000000"/>
              <w:right w:val="single" w:sz="8" w:space="0" w:color="000000"/>
            </w:tcBorders>
            <w:shd w:val="clear" w:color="auto" w:fill="auto"/>
            <w:hideMark/>
          </w:tcPr>
          <w:p w14:paraId="54C29318" w14:textId="77777777" w:rsidR="009A7118" w:rsidRPr="009A7118" w:rsidRDefault="009A7118" w:rsidP="009A7118">
            <w:pPr>
              <w:spacing w:line="276" w:lineRule="auto"/>
              <w:rPr>
                <w:rFonts w:ascii="Arial" w:hAnsi="Arial" w:cs="Arial"/>
              </w:rPr>
            </w:pPr>
            <w:r w:rsidRPr="009A7118">
              <w:rPr>
                <w:rFonts w:ascii="Arial" w:hAnsi="Arial" w:cs="Arial"/>
              </w:rPr>
              <w:t>15.1​</w:t>
            </w:r>
          </w:p>
        </w:tc>
        <w:tc>
          <w:tcPr>
            <w:tcW w:w="3147" w:type="dxa"/>
            <w:tcBorders>
              <w:top w:val="single" w:sz="8" w:space="0" w:color="000000"/>
              <w:left w:val="single" w:sz="8" w:space="0" w:color="000000"/>
              <w:bottom w:val="single" w:sz="8" w:space="0" w:color="000000"/>
              <w:right w:val="single" w:sz="8" w:space="0" w:color="000000"/>
            </w:tcBorders>
            <w:shd w:val="clear" w:color="auto" w:fill="auto"/>
            <w:hideMark/>
          </w:tcPr>
          <w:p w14:paraId="4791DF7A" w14:textId="77777777" w:rsidR="009A7118" w:rsidRPr="009A7118" w:rsidRDefault="009A7118" w:rsidP="009A7118">
            <w:pPr>
              <w:spacing w:line="276" w:lineRule="auto"/>
              <w:rPr>
                <w:rFonts w:ascii="Arial" w:hAnsi="Arial" w:cs="Arial"/>
              </w:rPr>
            </w:pPr>
            <w:r w:rsidRPr="009A7118">
              <w:rPr>
                <w:rFonts w:ascii="Arial" w:hAnsi="Arial" w:cs="Arial"/>
              </w:rPr>
              <w:t>15.3​</w:t>
            </w:r>
          </w:p>
        </w:tc>
        <w:tc>
          <w:tcPr>
            <w:tcW w:w="3147" w:type="dxa"/>
            <w:tcBorders>
              <w:top w:val="single" w:sz="8" w:space="0" w:color="000000"/>
              <w:left w:val="single" w:sz="8" w:space="0" w:color="000000"/>
              <w:bottom w:val="single" w:sz="8" w:space="0" w:color="000000"/>
              <w:right w:val="single" w:sz="8" w:space="0" w:color="000000"/>
            </w:tcBorders>
            <w:shd w:val="clear" w:color="auto" w:fill="auto"/>
            <w:hideMark/>
          </w:tcPr>
          <w:p w14:paraId="42372A68" w14:textId="77777777" w:rsidR="009A7118" w:rsidRPr="009A7118" w:rsidRDefault="009A7118" w:rsidP="009A7118">
            <w:pPr>
              <w:spacing w:line="276" w:lineRule="auto"/>
              <w:rPr>
                <w:rFonts w:ascii="Arial" w:hAnsi="Arial" w:cs="Arial"/>
              </w:rPr>
            </w:pPr>
            <w:r w:rsidRPr="009A7118">
              <w:rPr>
                <w:rFonts w:ascii="Arial" w:hAnsi="Arial" w:cs="Arial"/>
              </w:rPr>
              <w:t>800​</w:t>
            </w:r>
          </w:p>
        </w:tc>
      </w:tr>
      <w:tr w:rsidR="009A7118" w:rsidRPr="009A7118" w14:paraId="2087C36A" w14:textId="77777777" w:rsidTr="009A7118">
        <w:trPr>
          <w:trHeight w:val="60"/>
        </w:trPr>
        <w:tc>
          <w:tcPr>
            <w:tcW w:w="3146" w:type="dxa"/>
            <w:tcBorders>
              <w:top w:val="single" w:sz="8" w:space="0" w:color="000000"/>
              <w:left w:val="single" w:sz="8" w:space="0" w:color="000000"/>
              <w:bottom w:val="single" w:sz="8" w:space="0" w:color="000000"/>
              <w:right w:val="single" w:sz="8" w:space="0" w:color="000000"/>
            </w:tcBorders>
            <w:shd w:val="clear" w:color="auto" w:fill="auto"/>
            <w:hideMark/>
          </w:tcPr>
          <w:p w14:paraId="3767F36A" w14:textId="77777777" w:rsidR="009A7118" w:rsidRPr="009A7118" w:rsidRDefault="009A7118" w:rsidP="009A7118">
            <w:pPr>
              <w:spacing w:line="276" w:lineRule="auto"/>
              <w:rPr>
                <w:rFonts w:ascii="Arial" w:hAnsi="Arial" w:cs="Arial"/>
              </w:rPr>
            </w:pPr>
            <w:r w:rsidRPr="009A7118">
              <w:rPr>
                <w:rFonts w:ascii="Arial" w:hAnsi="Arial" w:cs="Arial"/>
              </w:rPr>
              <w:t>18.1​</w:t>
            </w:r>
          </w:p>
        </w:tc>
        <w:tc>
          <w:tcPr>
            <w:tcW w:w="3147" w:type="dxa"/>
            <w:tcBorders>
              <w:top w:val="single" w:sz="8" w:space="0" w:color="000000"/>
              <w:left w:val="single" w:sz="8" w:space="0" w:color="000000"/>
              <w:bottom w:val="single" w:sz="8" w:space="0" w:color="000000"/>
              <w:right w:val="single" w:sz="8" w:space="0" w:color="000000"/>
            </w:tcBorders>
            <w:shd w:val="clear" w:color="auto" w:fill="auto"/>
            <w:hideMark/>
          </w:tcPr>
          <w:p w14:paraId="29F1EB99" w14:textId="77777777" w:rsidR="009A7118" w:rsidRPr="009A7118" w:rsidRDefault="009A7118" w:rsidP="009A7118">
            <w:pPr>
              <w:spacing w:line="276" w:lineRule="auto"/>
              <w:rPr>
                <w:rFonts w:ascii="Arial" w:hAnsi="Arial" w:cs="Arial"/>
              </w:rPr>
            </w:pPr>
            <w:r w:rsidRPr="009A7118">
              <w:rPr>
                <w:rFonts w:ascii="Arial" w:hAnsi="Arial" w:cs="Arial"/>
              </w:rPr>
              <w:t>15.3​</w:t>
            </w:r>
          </w:p>
        </w:tc>
        <w:tc>
          <w:tcPr>
            <w:tcW w:w="3147" w:type="dxa"/>
            <w:tcBorders>
              <w:top w:val="single" w:sz="8" w:space="0" w:color="000000"/>
              <w:left w:val="single" w:sz="8" w:space="0" w:color="000000"/>
              <w:bottom w:val="single" w:sz="8" w:space="0" w:color="000000"/>
              <w:right w:val="single" w:sz="8" w:space="0" w:color="000000"/>
            </w:tcBorders>
            <w:shd w:val="clear" w:color="auto" w:fill="auto"/>
            <w:hideMark/>
          </w:tcPr>
          <w:p w14:paraId="40E80800" w14:textId="77777777" w:rsidR="009A7118" w:rsidRPr="009A7118" w:rsidRDefault="009A7118" w:rsidP="009A7118">
            <w:pPr>
              <w:spacing w:line="276" w:lineRule="auto"/>
              <w:rPr>
                <w:rFonts w:ascii="Arial" w:hAnsi="Arial" w:cs="Arial"/>
              </w:rPr>
            </w:pPr>
            <w:r w:rsidRPr="009A7118">
              <w:rPr>
                <w:rFonts w:ascii="Arial" w:hAnsi="Arial" w:cs="Arial"/>
              </w:rPr>
              <w:t>800​</w:t>
            </w:r>
          </w:p>
        </w:tc>
      </w:tr>
      <w:tr w:rsidR="009A7118" w:rsidRPr="009A7118" w14:paraId="27B8BB0D" w14:textId="77777777" w:rsidTr="009A7118">
        <w:trPr>
          <w:trHeight w:val="60"/>
        </w:trPr>
        <w:tc>
          <w:tcPr>
            <w:tcW w:w="3146" w:type="dxa"/>
            <w:tcBorders>
              <w:top w:val="single" w:sz="8" w:space="0" w:color="000000"/>
              <w:left w:val="single" w:sz="8" w:space="0" w:color="000000"/>
              <w:bottom w:val="single" w:sz="8" w:space="0" w:color="000000"/>
              <w:right w:val="single" w:sz="8" w:space="0" w:color="000000"/>
            </w:tcBorders>
            <w:shd w:val="clear" w:color="auto" w:fill="auto"/>
            <w:hideMark/>
          </w:tcPr>
          <w:p w14:paraId="13608411" w14:textId="77777777" w:rsidR="009A7118" w:rsidRPr="009A7118" w:rsidRDefault="009A7118" w:rsidP="009A7118">
            <w:pPr>
              <w:spacing w:line="276" w:lineRule="auto"/>
              <w:rPr>
                <w:rFonts w:ascii="Arial" w:hAnsi="Arial" w:cs="Arial"/>
              </w:rPr>
            </w:pPr>
            <w:r w:rsidRPr="009A7118">
              <w:rPr>
                <w:rFonts w:ascii="Arial" w:hAnsi="Arial" w:cs="Arial"/>
              </w:rPr>
              <w:t>24.5​</w:t>
            </w:r>
          </w:p>
        </w:tc>
        <w:tc>
          <w:tcPr>
            <w:tcW w:w="3147" w:type="dxa"/>
            <w:tcBorders>
              <w:top w:val="single" w:sz="8" w:space="0" w:color="000000"/>
              <w:left w:val="single" w:sz="8" w:space="0" w:color="000000"/>
              <w:bottom w:val="single" w:sz="8" w:space="0" w:color="000000"/>
              <w:right w:val="single" w:sz="8" w:space="0" w:color="000000"/>
            </w:tcBorders>
            <w:shd w:val="clear" w:color="auto" w:fill="auto"/>
            <w:hideMark/>
          </w:tcPr>
          <w:p w14:paraId="78B72962" w14:textId="77777777" w:rsidR="009A7118" w:rsidRPr="009A7118" w:rsidRDefault="009A7118" w:rsidP="009A7118">
            <w:pPr>
              <w:spacing w:line="276" w:lineRule="auto"/>
              <w:rPr>
                <w:rFonts w:ascii="Arial" w:hAnsi="Arial" w:cs="Arial"/>
              </w:rPr>
            </w:pPr>
            <w:r w:rsidRPr="009A7118">
              <w:rPr>
                <w:rFonts w:ascii="Arial" w:hAnsi="Arial" w:cs="Arial"/>
              </w:rPr>
              <w:t>15.4​</w:t>
            </w:r>
          </w:p>
        </w:tc>
        <w:tc>
          <w:tcPr>
            <w:tcW w:w="3147" w:type="dxa"/>
            <w:tcBorders>
              <w:top w:val="single" w:sz="8" w:space="0" w:color="000000"/>
              <w:left w:val="single" w:sz="8" w:space="0" w:color="000000"/>
              <w:bottom w:val="single" w:sz="8" w:space="0" w:color="000000"/>
              <w:right w:val="single" w:sz="8" w:space="0" w:color="000000"/>
            </w:tcBorders>
            <w:shd w:val="clear" w:color="auto" w:fill="auto"/>
            <w:hideMark/>
          </w:tcPr>
          <w:p w14:paraId="25BB910F" w14:textId="77777777" w:rsidR="009A7118" w:rsidRPr="009A7118" w:rsidRDefault="009A7118" w:rsidP="009A7118">
            <w:pPr>
              <w:spacing w:line="276" w:lineRule="auto"/>
              <w:rPr>
                <w:rFonts w:ascii="Arial" w:hAnsi="Arial" w:cs="Arial"/>
              </w:rPr>
            </w:pPr>
            <w:r w:rsidRPr="009A7118">
              <w:rPr>
                <w:rFonts w:ascii="Arial" w:hAnsi="Arial" w:cs="Arial"/>
              </w:rPr>
              <w:t>1000​</w:t>
            </w:r>
          </w:p>
        </w:tc>
      </w:tr>
    </w:tbl>
    <w:p w14:paraId="3CA3DCE5" w14:textId="4A6A5678" w:rsidR="009A7118" w:rsidRPr="00575022" w:rsidRDefault="00575022" w:rsidP="00575022">
      <w:pPr>
        <w:spacing w:line="276" w:lineRule="auto"/>
        <w:jc w:val="center"/>
        <w:rPr>
          <w:rFonts w:ascii="Arial" w:hAnsi="Arial" w:cs="Arial"/>
          <w:i/>
          <w:iCs/>
        </w:rPr>
      </w:pPr>
      <w:r w:rsidRPr="00575022">
        <w:rPr>
          <w:i/>
          <w:iCs/>
        </w:rPr>
        <w:t xml:space="preserve">Table 2: </w:t>
      </w:r>
      <w:r w:rsidRPr="00575022">
        <w:rPr>
          <w:i/>
          <w:iCs/>
        </w:rPr>
        <w:t>15V/ISO_15V</w:t>
      </w:r>
      <w:r w:rsidRPr="00575022">
        <w:rPr>
          <w:i/>
          <w:iCs/>
        </w:rPr>
        <w:t xml:space="preserve"> Constant </w:t>
      </w:r>
      <w:r>
        <w:rPr>
          <w:i/>
          <w:iCs/>
        </w:rPr>
        <w:t>Current</w:t>
      </w:r>
    </w:p>
    <w:p w14:paraId="4ED7FFFD" w14:textId="77777777" w:rsidR="00575022" w:rsidRDefault="00575022" w:rsidP="00631BDE">
      <w:pPr>
        <w:spacing w:line="276" w:lineRule="auto"/>
        <w:rPr>
          <w:rFonts w:ascii="Arial" w:hAnsi="Arial" w:cs="Arial"/>
        </w:rPr>
      </w:pPr>
    </w:p>
    <w:tbl>
      <w:tblPr>
        <w:tblW w:w="94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46"/>
        <w:gridCol w:w="3147"/>
        <w:gridCol w:w="3147"/>
      </w:tblGrid>
      <w:tr w:rsidR="009A7118" w:rsidRPr="009A7118" w14:paraId="04CCC8F3" w14:textId="77777777" w:rsidTr="009A7118">
        <w:trPr>
          <w:trHeight w:val="187"/>
        </w:trPr>
        <w:tc>
          <w:tcPr>
            <w:tcW w:w="3146" w:type="dxa"/>
            <w:tcBorders>
              <w:top w:val="single" w:sz="8" w:space="0" w:color="000000"/>
              <w:left w:val="single" w:sz="8" w:space="0" w:color="000000"/>
              <w:bottom w:val="single" w:sz="8" w:space="0" w:color="000000"/>
              <w:right w:val="single" w:sz="8" w:space="0" w:color="000000"/>
            </w:tcBorders>
            <w:shd w:val="clear" w:color="auto" w:fill="auto"/>
            <w:hideMark/>
          </w:tcPr>
          <w:p w14:paraId="4DAE6DAE" w14:textId="77777777" w:rsidR="009A7118" w:rsidRPr="009A7118" w:rsidRDefault="009A7118" w:rsidP="009A7118">
            <w:pPr>
              <w:spacing w:line="276" w:lineRule="auto"/>
              <w:rPr>
                <w:rFonts w:ascii="Arial" w:hAnsi="Arial" w:cs="Arial"/>
              </w:rPr>
            </w:pPr>
            <w:r w:rsidRPr="009A7118">
              <w:rPr>
                <w:rFonts w:ascii="Arial" w:hAnsi="Arial" w:cs="Arial"/>
              </w:rPr>
              <w:t>Input I (mA)​</w:t>
            </w:r>
          </w:p>
        </w:tc>
        <w:tc>
          <w:tcPr>
            <w:tcW w:w="3147" w:type="dxa"/>
            <w:tcBorders>
              <w:top w:val="single" w:sz="8" w:space="0" w:color="000000"/>
              <w:left w:val="single" w:sz="8" w:space="0" w:color="000000"/>
              <w:bottom w:val="single" w:sz="8" w:space="0" w:color="000000"/>
              <w:right w:val="single" w:sz="8" w:space="0" w:color="000000"/>
            </w:tcBorders>
            <w:shd w:val="clear" w:color="auto" w:fill="auto"/>
            <w:hideMark/>
          </w:tcPr>
          <w:p w14:paraId="37B2932A" w14:textId="77777777" w:rsidR="009A7118" w:rsidRPr="009A7118" w:rsidRDefault="009A7118" w:rsidP="009A7118">
            <w:pPr>
              <w:spacing w:line="276" w:lineRule="auto"/>
              <w:rPr>
                <w:rFonts w:ascii="Arial" w:hAnsi="Arial" w:cs="Arial"/>
              </w:rPr>
            </w:pPr>
            <w:r w:rsidRPr="009A7118">
              <w:rPr>
                <w:rFonts w:ascii="Arial" w:hAnsi="Arial" w:cs="Arial"/>
              </w:rPr>
              <w:t>Output V (V)​</w:t>
            </w:r>
          </w:p>
        </w:tc>
        <w:tc>
          <w:tcPr>
            <w:tcW w:w="3147" w:type="dxa"/>
            <w:tcBorders>
              <w:top w:val="single" w:sz="8" w:space="0" w:color="000000"/>
              <w:left w:val="single" w:sz="8" w:space="0" w:color="000000"/>
              <w:bottom w:val="single" w:sz="8" w:space="0" w:color="000000"/>
              <w:right w:val="single" w:sz="8" w:space="0" w:color="000000"/>
            </w:tcBorders>
            <w:shd w:val="clear" w:color="auto" w:fill="auto"/>
            <w:hideMark/>
          </w:tcPr>
          <w:p w14:paraId="58C47BC3" w14:textId="77777777" w:rsidR="009A7118" w:rsidRPr="009A7118" w:rsidRDefault="009A7118" w:rsidP="009A7118">
            <w:pPr>
              <w:spacing w:line="276" w:lineRule="auto"/>
              <w:rPr>
                <w:rFonts w:ascii="Arial" w:hAnsi="Arial" w:cs="Arial"/>
              </w:rPr>
            </w:pPr>
            <w:r w:rsidRPr="009A7118">
              <w:rPr>
                <w:rFonts w:ascii="Arial" w:hAnsi="Arial" w:cs="Arial"/>
              </w:rPr>
              <w:t>Output Noise (mV)​</w:t>
            </w:r>
          </w:p>
        </w:tc>
      </w:tr>
      <w:tr w:rsidR="009A7118" w:rsidRPr="009A7118" w14:paraId="4D1D0A9F" w14:textId="77777777" w:rsidTr="009A7118">
        <w:trPr>
          <w:trHeight w:val="133"/>
        </w:trPr>
        <w:tc>
          <w:tcPr>
            <w:tcW w:w="3146" w:type="dxa"/>
            <w:tcBorders>
              <w:top w:val="single" w:sz="8" w:space="0" w:color="000000"/>
              <w:left w:val="single" w:sz="8" w:space="0" w:color="000000"/>
              <w:bottom w:val="single" w:sz="8" w:space="0" w:color="000000"/>
              <w:right w:val="single" w:sz="8" w:space="0" w:color="000000"/>
            </w:tcBorders>
            <w:shd w:val="clear" w:color="auto" w:fill="auto"/>
            <w:hideMark/>
          </w:tcPr>
          <w:p w14:paraId="3F45D557" w14:textId="77777777" w:rsidR="009A7118" w:rsidRPr="009A7118" w:rsidRDefault="009A7118" w:rsidP="009A7118">
            <w:pPr>
              <w:spacing w:line="276" w:lineRule="auto"/>
              <w:rPr>
                <w:rFonts w:ascii="Arial" w:hAnsi="Arial" w:cs="Arial"/>
              </w:rPr>
            </w:pPr>
            <w:r w:rsidRPr="009A7118">
              <w:rPr>
                <w:rFonts w:ascii="Arial" w:hAnsi="Arial" w:cs="Arial"/>
              </w:rPr>
              <w:t>1​</w:t>
            </w:r>
          </w:p>
        </w:tc>
        <w:tc>
          <w:tcPr>
            <w:tcW w:w="3147" w:type="dxa"/>
            <w:tcBorders>
              <w:top w:val="single" w:sz="8" w:space="0" w:color="000000"/>
              <w:left w:val="single" w:sz="8" w:space="0" w:color="000000"/>
              <w:bottom w:val="single" w:sz="8" w:space="0" w:color="000000"/>
              <w:right w:val="single" w:sz="8" w:space="0" w:color="000000"/>
            </w:tcBorders>
            <w:shd w:val="clear" w:color="auto" w:fill="auto"/>
            <w:hideMark/>
          </w:tcPr>
          <w:p w14:paraId="751633E2" w14:textId="77777777" w:rsidR="009A7118" w:rsidRPr="009A7118" w:rsidRDefault="009A7118" w:rsidP="009A7118">
            <w:pPr>
              <w:spacing w:line="276" w:lineRule="auto"/>
              <w:rPr>
                <w:rFonts w:ascii="Arial" w:hAnsi="Arial" w:cs="Arial"/>
              </w:rPr>
            </w:pPr>
            <w:r w:rsidRPr="009A7118">
              <w:rPr>
                <w:rFonts w:ascii="Arial" w:hAnsi="Arial" w:cs="Arial"/>
              </w:rPr>
              <w:t>6​</w:t>
            </w:r>
          </w:p>
        </w:tc>
        <w:tc>
          <w:tcPr>
            <w:tcW w:w="3147" w:type="dxa"/>
            <w:tcBorders>
              <w:top w:val="single" w:sz="8" w:space="0" w:color="000000"/>
              <w:left w:val="single" w:sz="8" w:space="0" w:color="000000"/>
              <w:bottom w:val="single" w:sz="8" w:space="0" w:color="000000"/>
              <w:right w:val="single" w:sz="8" w:space="0" w:color="000000"/>
            </w:tcBorders>
            <w:shd w:val="clear" w:color="auto" w:fill="auto"/>
            <w:hideMark/>
          </w:tcPr>
          <w:p w14:paraId="6FD157AA" w14:textId="77777777" w:rsidR="009A7118" w:rsidRPr="009A7118" w:rsidRDefault="009A7118" w:rsidP="009A7118">
            <w:pPr>
              <w:spacing w:line="276" w:lineRule="auto"/>
              <w:rPr>
                <w:rFonts w:ascii="Arial" w:hAnsi="Arial" w:cs="Arial"/>
              </w:rPr>
            </w:pPr>
            <w:r w:rsidRPr="009A7118">
              <w:rPr>
                <w:rFonts w:ascii="Arial" w:hAnsi="Arial" w:cs="Arial"/>
              </w:rPr>
              <w:t>400​</w:t>
            </w:r>
          </w:p>
        </w:tc>
      </w:tr>
      <w:tr w:rsidR="009A7118" w:rsidRPr="009A7118" w14:paraId="62D99CD0" w14:textId="77777777" w:rsidTr="009A7118">
        <w:trPr>
          <w:trHeight w:val="88"/>
        </w:trPr>
        <w:tc>
          <w:tcPr>
            <w:tcW w:w="3146" w:type="dxa"/>
            <w:tcBorders>
              <w:top w:val="single" w:sz="8" w:space="0" w:color="000000"/>
              <w:left w:val="single" w:sz="8" w:space="0" w:color="000000"/>
              <w:bottom w:val="single" w:sz="8" w:space="0" w:color="000000"/>
              <w:right w:val="single" w:sz="8" w:space="0" w:color="000000"/>
            </w:tcBorders>
            <w:shd w:val="clear" w:color="auto" w:fill="auto"/>
            <w:hideMark/>
          </w:tcPr>
          <w:p w14:paraId="6E2D44F5" w14:textId="77777777" w:rsidR="009A7118" w:rsidRPr="009A7118" w:rsidRDefault="009A7118" w:rsidP="009A7118">
            <w:pPr>
              <w:spacing w:line="276" w:lineRule="auto"/>
              <w:rPr>
                <w:rFonts w:ascii="Arial" w:hAnsi="Arial" w:cs="Arial"/>
              </w:rPr>
            </w:pPr>
            <w:r w:rsidRPr="009A7118">
              <w:rPr>
                <w:rFonts w:ascii="Arial" w:hAnsi="Arial" w:cs="Arial"/>
              </w:rPr>
              <w:t>40​</w:t>
            </w:r>
          </w:p>
        </w:tc>
        <w:tc>
          <w:tcPr>
            <w:tcW w:w="3147" w:type="dxa"/>
            <w:tcBorders>
              <w:top w:val="single" w:sz="8" w:space="0" w:color="000000"/>
              <w:left w:val="single" w:sz="8" w:space="0" w:color="000000"/>
              <w:bottom w:val="single" w:sz="8" w:space="0" w:color="000000"/>
              <w:right w:val="single" w:sz="8" w:space="0" w:color="000000"/>
            </w:tcBorders>
            <w:shd w:val="clear" w:color="auto" w:fill="auto"/>
            <w:hideMark/>
          </w:tcPr>
          <w:p w14:paraId="59BB6AFB" w14:textId="77777777" w:rsidR="009A7118" w:rsidRPr="009A7118" w:rsidRDefault="009A7118" w:rsidP="009A7118">
            <w:pPr>
              <w:spacing w:line="276" w:lineRule="auto"/>
              <w:rPr>
                <w:rFonts w:ascii="Arial" w:hAnsi="Arial" w:cs="Arial"/>
              </w:rPr>
            </w:pPr>
            <w:r w:rsidRPr="009A7118">
              <w:rPr>
                <w:rFonts w:ascii="Arial" w:hAnsi="Arial" w:cs="Arial"/>
              </w:rPr>
              <w:t>15.2​</w:t>
            </w:r>
          </w:p>
        </w:tc>
        <w:tc>
          <w:tcPr>
            <w:tcW w:w="3147" w:type="dxa"/>
            <w:tcBorders>
              <w:top w:val="single" w:sz="8" w:space="0" w:color="000000"/>
              <w:left w:val="single" w:sz="8" w:space="0" w:color="000000"/>
              <w:bottom w:val="single" w:sz="8" w:space="0" w:color="000000"/>
              <w:right w:val="single" w:sz="8" w:space="0" w:color="000000"/>
            </w:tcBorders>
            <w:shd w:val="clear" w:color="auto" w:fill="auto"/>
            <w:hideMark/>
          </w:tcPr>
          <w:p w14:paraId="06040251" w14:textId="77777777" w:rsidR="009A7118" w:rsidRPr="009A7118" w:rsidRDefault="009A7118" w:rsidP="009A7118">
            <w:pPr>
              <w:spacing w:line="276" w:lineRule="auto"/>
              <w:rPr>
                <w:rFonts w:ascii="Arial" w:hAnsi="Arial" w:cs="Arial"/>
              </w:rPr>
            </w:pPr>
            <w:r w:rsidRPr="009A7118">
              <w:rPr>
                <w:rFonts w:ascii="Arial" w:hAnsi="Arial" w:cs="Arial"/>
              </w:rPr>
              <w:t>600​</w:t>
            </w:r>
          </w:p>
        </w:tc>
      </w:tr>
      <w:tr w:rsidR="009A7118" w:rsidRPr="009A7118" w14:paraId="33864FF6" w14:textId="77777777" w:rsidTr="009A7118">
        <w:trPr>
          <w:trHeight w:val="60"/>
        </w:trPr>
        <w:tc>
          <w:tcPr>
            <w:tcW w:w="3146" w:type="dxa"/>
            <w:tcBorders>
              <w:top w:val="single" w:sz="8" w:space="0" w:color="000000"/>
              <w:left w:val="single" w:sz="8" w:space="0" w:color="000000"/>
              <w:bottom w:val="single" w:sz="8" w:space="0" w:color="000000"/>
              <w:right w:val="single" w:sz="8" w:space="0" w:color="000000"/>
            </w:tcBorders>
            <w:shd w:val="clear" w:color="auto" w:fill="auto"/>
            <w:hideMark/>
          </w:tcPr>
          <w:p w14:paraId="5161CB07" w14:textId="77777777" w:rsidR="009A7118" w:rsidRPr="009A7118" w:rsidRDefault="009A7118" w:rsidP="009A7118">
            <w:pPr>
              <w:spacing w:line="276" w:lineRule="auto"/>
              <w:rPr>
                <w:rFonts w:ascii="Arial" w:hAnsi="Arial" w:cs="Arial"/>
              </w:rPr>
            </w:pPr>
            <w:r w:rsidRPr="009A7118">
              <w:rPr>
                <w:rFonts w:ascii="Arial" w:hAnsi="Arial" w:cs="Arial"/>
              </w:rPr>
              <w:t>80​</w:t>
            </w:r>
          </w:p>
        </w:tc>
        <w:tc>
          <w:tcPr>
            <w:tcW w:w="3147" w:type="dxa"/>
            <w:tcBorders>
              <w:top w:val="single" w:sz="8" w:space="0" w:color="000000"/>
              <w:left w:val="single" w:sz="8" w:space="0" w:color="000000"/>
              <w:bottom w:val="single" w:sz="8" w:space="0" w:color="000000"/>
              <w:right w:val="single" w:sz="8" w:space="0" w:color="000000"/>
            </w:tcBorders>
            <w:shd w:val="clear" w:color="auto" w:fill="auto"/>
            <w:hideMark/>
          </w:tcPr>
          <w:p w14:paraId="2FB6A1DD" w14:textId="77777777" w:rsidR="009A7118" w:rsidRPr="009A7118" w:rsidRDefault="009A7118" w:rsidP="009A7118">
            <w:pPr>
              <w:spacing w:line="276" w:lineRule="auto"/>
              <w:rPr>
                <w:rFonts w:ascii="Arial" w:hAnsi="Arial" w:cs="Arial"/>
              </w:rPr>
            </w:pPr>
            <w:r w:rsidRPr="009A7118">
              <w:rPr>
                <w:rFonts w:ascii="Arial" w:hAnsi="Arial" w:cs="Arial"/>
              </w:rPr>
              <w:t>15.2​</w:t>
            </w:r>
          </w:p>
        </w:tc>
        <w:tc>
          <w:tcPr>
            <w:tcW w:w="3147" w:type="dxa"/>
            <w:tcBorders>
              <w:top w:val="single" w:sz="8" w:space="0" w:color="000000"/>
              <w:left w:val="single" w:sz="8" w:space="0" w:color="000000"/>
              <w:bottom w:val="single" w:sz="8" w:space="0" w:color="000000"/>
              <w:right w:val="single" w:sz="8" w:space="0" w:color="000000"/>
            </w:tcBorders>
            <w:shd w:val="clear" w:color="auto" w:fill="auto"/>
            <w:hideMark/>
          </w:tcPr>
          <w:p w14:paraId="0C6C585B" w14:textId="77777777" w:rsidR="009A7118" w:rsidRPr="009A7118" w:rsidRDefault="009A7118" w:rsidP="009A7118">
            <w:pPr>
              <w:spacing w:line="276" w:lineRule="auto"/>
              <w:rPr>
                <w:rFonts w:ascii="Arial" w:hAnsi="Arial" w:cs="Arial"/>
              </w:rPr>
            </w:pPr>
            <w:r w:rsidRPr="009A7118">
              <w:rPr>
                <w:rFonts w:ascii="Arial" w:hAnsi="Arial" w:cs="Arial"/>
              </w:rPr>
              <w:t>400​</w:t>
            </w:r>
          </w:p>
        </w:tc>
      </w:tr>
      <w:tr w:rsidR="009A7118" w:rsidRPr="009A7118" w14:paraId="2623878F" w14:textId="77777777" w:rsidTr="009A7118">
        <w:trPr>
          <w:trHeight w:val="60"/>
        </w:trPr>
        <w:tc>
          <w:tcPr>
            <w:tcW w:w="3146" w:type="dxa"/>
            <w:tcBorders>
              <w:top w:val="single" w:sz="8" w:space="0" w:color="000000"/>
              <w:left w:val="single" w:sz="8" w:space="0" w:color="000000"/>
              <w:bottom w:val="single" w:sz="8" w:space="0" w:color="000000"/>
              <w:right w:val="single" w:sz="8" w:space="0" w:color="000000"/>
            </w:tcBorders>
            <w:shd w:val="clear" w:color="auto" w:fill="auto"/>
            <w:hideMark/>
          </w:tcPr>
          <w:p w14:paraId="42B64CFC" w14:textId="77777777" w:rsidR="009A7118" w:rsidRPr="009A7118" w:rsidRDefault="009A7118" w:rsidP="009A7118">
            <w:pPr>
              <w:spacing w:line="276" w:lineRule="auto"/>
              <w:rPr>
                <w:rFonts w:ascii="Arial" w:hAnsi="Arial" w:cs="Arial"/>
              </w:rPr>
            </w:pPr>
            <w:r w:rsidRPr="009A7118">
              <w:rPr>
                <w:rFonts w:ascii="Arial" w:hAnsi="Arial" w:cs="Arial"/>
              </w:rPr>
              <w:t>110​</w:t>
            </w:r>
          </w:p>
        </w:tc>
        <w:tc>
          <w:tcPr>
            <w:tcW w:w="3147" w:type="dxa"/>
            <w:tcBorders>
              <w:top w:val="single" w:sz="8" w:space="0" w:color="000000"/>
              <w:left w:val="single" w:sz="8" w:space="0" w:color="000000"/>
              <w:bottom w:val="single" w:sz="8" w:space="0" w:color="000000"/>
              <w:right w:val="single" w:sz="8" w:space="0" w:color="000000"/>
            </w:tcBorders>
            <w:shd w:val="clear" w:color="auto" w:fill="auto"/>
            <w:hideMark/>
          </w:tcPr>
          <w:p w14:paraId="66B4375C" w14:textId="77777777" w:rsidR="009A7118" w:rsidRPr="009A7118" w:rsidRDefault="009A7118" w:rsidP="009A7118">
            <w:pPr>
              <w:spacing w:line="276" w:lineRule="auto"/>
              <w:rPr>
                <w:rFonts w:ascii="Arial" w:hAnsi="Arial" w:cs="Arial"/>
              </w:rPr>
            </w:pPr>
            <w:r w:rsidRPr="009A7118">
              <w:rPr>
                <w:rFonts w:ascii="Arial" w:hAnsi="Arial" w:cs="Arial"/>
              </w:rPr>
              <w:t>15​</w:t>
            </w:r>
          </w:p>
        </w:tc>
        <w:tc>
          <w:tcPr>
            <w:tcW w:w="3147" w:type="dxa"/>
            <w:tcBorders>
              <w:top w:val="single" w:sz="8" w:space="0" w:color="000000"/>
              <w:left w:val="single" w:sz="8" w:space="0" w:color="000000"/>
              <w:bottom w:val="single" w:sz="8" w:space="0" w:color="000000"/>
              <w:right w:val="single" w:sz="8" w:space="0" w:color="000000"/>
            </w:tcBorders>
            <w:shd w:val="clear" w:color="auto" w:fill="auto"/>
            <w:hideMark/>
          </w:tcPr>
          <w:p w14:paraId="2ABCC021" w14:textId="77777777" w:rsidR="009A7118" w:rsidRPr="009A7118" w:rsidRDefault="009A7118" w:rsidP="009A7118">
            <w:pPr>
              <w:spacing w:line="276" w:lineRule="auto"/>
              <w:rPr>
                <w:rFonts w:ascii="Arial" w:hAnsi="Arial" w:cs="Arial"/>
              </w:rPr>
            </w:pPr>
            <w:r w:rsidRPr="009A7118">
              <w:rPr>
                <w:rFonts w:ascii="Arial" w:hAnsi="Arial" w:cs="Arial"/>
              </w:rPr>
              <w:t>400​</w:t>
            </w:r>
          </w:p>
        </w:tc>
      </w:tr>
      <w:tr w:rsidR="009A7118" w:rsidRPr="009A7118" w14:paraId="5B4BCED1" w14:textId="77777777" w:rsidTr="009A7118">
        <w:trPr>
          <w:trHeight w:val="60"/>
        </w:trPr>
        <w:tc>
          <w:tcPr>
            <w:tcW w:w="3146" w:type="dxa"/>
            <w:tcBorders>
              <w:top w:val="single" w:sz="8" w:space="0" w:color="000000"/>
              <w:left w:val="single" w:sz="8" w:space="0" w:color="000000"/>
              <w:bottom w:val="single" w:sz="8" w:space="0" w:color="000000"/>
              <w:right w:val="single" w:sz="8" w:space="0" w:color="000000"/>
            </w:tcBorders>
            <w:shd w:val="clear" w:color="auto" w:fill="auto"/>
            <w:hideMark/>
          </w:tcPr>
          <w:p w14:paraId="3C143D0F" w14:textId="77777777" w:rsidR="009A7118" w:rsidRPr="009A7118" w:rsidRDefault="009A7118" w:rsidP="009A7118">
            <w:pPr>
              <w:spacing w:line="276" w:lineRule="auto"/>
              <w:rPr>
                <w:rFonts w:ascii="Arial" w:hAnsi="Arial" w:cs="Arial"/>
              </w:rPr>
            </w:pPr>
            <w:r w:rsidRPr="009A7118">
              <w:rPr>
                <w:rFonts w:ascii="Arial" w:hAnsi="Arial" w:cs="Arial"/>
              </w:rPr>
              <w:lastRenderedPageBreak/>
              <w:t>150​</w:t>
            </w:r>
          </w:p>
        </w:tc>
        <w:tc>
          <w:tcPr>
            <w:tcW w:w="3147" w:type="dxa"/>
            <w:tcBorders>
              <w:top w:val="single" w:sz="8" w:space="0" w:color="000000"/>
              <w:left w:val="single" w:sz="8" w:space="0" w:color="000000"/>
              <w:bottom w:val="single" w:sz="8" w:space="0" w:color="000000"/>
              <w:right w:val="single" w:sz="8" w:space="0" w:color="000000"/>
            </w:tcBorders>
            <w:shd w:val="clear" w:color="auto" w:fill="auto"/>
            <w:hideMark/>
          </w:tcPr>
          <w:p w14:paraId="6F77468E" w14:textId="77777777" w:rsidR="009A7118" w:rsidRPr="009A7118" w:rsidRDefault="009A7118" w:rsidP="009A7118">
            <w:pPr>
              <w:spacing w:line="276" w:lineRule="auto"/>
              <w:rPr>
                <w:rFonts w:ascii="Arial" w:hAnsi="Arial" w:cs="Arial"/>
              </w:rPr>
            </w:pPr>
            <w:r w:rsidRPr="009A7118">
              <w:rPr>
                <w:rFonts w:ascii="Arial" w:hAnsi="Arial" w:cs="Arial"/>
              </w:rPr>
              <w:t>15​</w:t>
            </w:r>
          </w:p>
        </w:tc>
        <w:tc>
          <w:tcPr>
            <w:tcW w:w="3147" w:type="dxa"/>
            <w:tcBorders>
              <w:top w:val="single" w:sz="8" w:space="0" w:color="000000"/>
              <w:left w:val="single" w:sz="8" w:space="0" w:color="000000"/>
              <w:bottom w:val="single" w:sz="8" w:space="0" w:color="000000"/>
              <w:right w:val="single" w:sz="8" w:space="0" w:color="000000"/>
            </w:tcBorders>
            <w:shd w:val="clear" w:color="auto" w:fill="auto"/>
            <w:hideMark/>
          </w:tcPr>
          <w:p w14:paraId="4DDABB2F" w14:textId="77777777" w:rsidR="009A7118" w:rsidRPr="009A7118" w:rsidRDefault="009A7118" w:rsidP="009A7118">
            <w:pPr>
              <w:spacing w:line="276" w:lineRule="auto"/>
              <w:rPr>
                <w:rFonts w:ascii="Arial" w:hAnsi="Arial" w:cs="Arial"/>
              </w:rPr>
            </w:pPr>
            <w:r w:rsidRPr="009A7118">
              <w:rPr>
                <w:rFonts w:ascii="Arial" w:hAnsi="Arial" w:cs="Arial"/>
              </w:rPr>
              <w:t>400​</w:t>
            </w:r>
          </w:p>
        </w:tc>
      </w:tr>
      <w:tr w:rsidR="009A7118" w:rsidRPr="009A7118" w14:paraId="4B0641A5" w14:textId="77777777" w:rsidTr="009A7118">
        <w:trPr>
          <w:trHeight w:val="60"/>
        </w:trPr>
        <w:tc>
          <w:tcPr>
            <w:tcW w:w="3146" w:type="dxa"/>
            <w:tcBorders>
              <w:top w:val="single" w:sz="8" w:space="0" w:color="000000"/>
              <w:left w:val="single" w:sz="8" w:space="0" w:color="000000"/>
              <w:bottom w:val="single" w:sz="8" w:space="0" w:color="000000"/>
              <w:right w:val="single" w:sz="8" w:space="0" w:color="000000"/>
            </w:tcBorders>
            <w:shd w:val="clear" w:color="auto" w:fill="auto"/>
            <w:hideMark/>
          </w:tcPr>
          <w:p w14:paraId="064A127A" w14:textId="77777777" w:rsidR="009A7118" w:rsidRPr="009A7118" w:rsidRDefault="009A7118" w:rsidP="009A7118">
            <w:pPr>
              <w:spacing w:line="276" w:lineRule="auto"/>
              <w:rPr>
                <w:rFonts w:ascii="Arial" w:hAnsi="Arial" w:cs="Arial"/>
              </w:rPr>
            </w:pPr>
            <w:r w:rsidRPr="009A7118">
              <w:rPr>
                <w:rFonts w:ascii="Arial" w:hAnsi="Arial" w:cs="Arial"/>
              </w:rPr>
              <w:t>190​</w:t>
            </w:r>
          </w:p>
        </w:tc>
        <w:tc>
          <w:tcPr>
            <w:tcW w:w="3147" w:type="dxa"/>
            <w:tcBorders>
              <w:top w:val="single" w:sz="8" w:space="0" w:color="000000"/>
              <w:left w:val="single" w:sz="8" w:space="0" w:color="000000"/>
              <w:bottom w:val="single" w:sz="8" w:space="0" w:color="000000"/>
              <w:right w:val="single" w:sz="8" w:space="0" w:color="000000"/>
            </w:tcBorders>
            <w:shd w:val="clear" w:color="auto" w:fill="auto"/>
            <w:hideMark/>
          </w:tcPr>
          <w:p w14:paraId="62B39109" w14:textId="77777777" w:rsidR="009A7118" w:rsidRPr="009A7118" w:rsidRDefault="009A7118" w:rsidP="009A7118">
            <w:pPr>
              <w:spacing w:line="276" w:lineRule="auto"/>
              <w:rPr>
                <w:rFonts w:ascii="Arial" w:hAnsi="Arial" w:cs="Arial"/>
              </w:rPr>
            </w:pPr>
            <w:r w:rsidRPr="009A7118">
              <w:rPr>
                <w:rFonts w:ascii="Arial" w:hAnsi="Arial" w:cs="Arial"/>
              </w:rPr>
              <w:t>15​</w:t>
            </w:r>
          </w:p>
        </w:tc>
        <w:tc>
          <w:tcPr>
            <w:tcW w:w="3147" w:type="dxa"/>
            <w:tcBorders>
              <w:top w:val="single" w:sz="8" w:space="0" w:color="000000"/>
              <w:left w:val="single" w:sz="8" w:space="0" w:color="000000"/>
              <w:bottom w:val="single" w:sz="8" w:space="0" w:color="000000"/>
              <w:right w:val="single" w:sz="8" w:space="0" w:color="000000"/>
            </w:tcBorders>
            <w:shd w:val="clear" w:color="auto" w:fill="auto"/>
            <w:hideMark/>
          </w:tcPr>
          <w:p w14:paraId="1DCFE162" w14:textId="77777777" w:rsidR="009A7118" w:rsidRPr="009A7118" w:rsidRDefault="009A7118" w:rsidP="009A7118">
            <w:pPr>
              <w:spacing w:line="276" w:lineRule="auto"/>
              <w:rPr>
                <w:rFonts w:ascii="Arial" w:hAnsi="Arial" w:cs="Arial"/>
              </w:rPr>
            </w:pPr>
            <w:r w:rsidRPr="009A7118">
              <w:rPr>
                <w:rFonts w:ascii="Arial" w:hAnsi="Arial" w:cs="Arial"/>
              </w:rPr>
              <w:t>400​</w:t>
            </w:r>
          </w:p>
        </w:tc>
      </w:tr>
      <w:tr w:rsidR="009A7118" w:rsidRPr="009A7118" w14:paraId="5D357056" w14:textId="77777777" w:rsidTr="009A7118">
        <w:trPr>
          <w:trHeight w:val="60"/>
        </w:trPr>
        <w:tc>
          <w:tcPr>
            <w:tcW w:w="3146" w:type="dxa"/>
            <w:tcBorders>
              <w:top w:val="single" w:sz="8" w:space="0" w:color="000000"/>
              <w:left w:val="single" w:sz="8" w:space="0" w:color="000000"/>
              <w:bottom w:val="single" w:sz="8" w:space="0" w:color="000000"/>
              <w:right w:val="single" w:sz="8" w:space="0" w:color="000000"/>
            </w:tcBorders>
            <w:shd w:val="clear" w:color="auto" w:fill="auto"/>
            <w:hideMark/>
          </w:tcPr>
          <w:p w14:paraId="4A113700" w14:textId="77777777" w:rsidR="009A7118" w:rsidRPr="009A7118" w:rsidRDefault="009A7118" w:rsidP="009A7118">
            <w:pPr>
              <w:spacing w:line="276" w:lineRule="auto"/>
              <w:rPr>
                <w:rFonts w:ascii="Arial" w:hAnsi="Arial" w:cs="Arial"/>
              </w:rPr>
            </w:pPr>
            <w:r w:rsidRPr="009A7118">
              <w:rPr>
                <w:rFonts w:ascii="Arial" w:hAnsi="Arial" w:cs="Arial"/>
              </w:rPr>
              <w:t>220​</w:t>
            </w:r>
          </w:p>
        </w:tc>
        <w:tc>
          <w:tcPr>
            <w:tcW w:w="3147" w:type="dxa"/>
            <w:tcBorders>
              <w:top w:val="single" w:sz="8" w:space="0" w:color="000000"/>
              <w:left w:val="single" w:sz="8" w:space="0" w:color="000000"/>
              <w:bottom w:val="single" w:sz="8" w:space="0" w:color="000000"/>
              <w:right w:val="single" w:sz="8" w:space="0" w:color="000000"/>
            </w:tcBorders>
            <w:shd w:val="clear" w:color="auto" w:fill="auto"/>
            <w:hideMark/>
          </w:tcPr>
          <w:p w14:paraId="1177CF99" w14:textId="77777777" w:rsidR="009A7118" w:rsidRPr="009A7118" w:rsidRDefault="009A7118" w:rsidP="009A7118">
            <w:pPr>
              <w:spacing w:line="276" w:lineRule="auto"/>
              <w:rPr>
                <w:rFonts w:ascii="Arial" w:hAnsi="Arial" w:cs="Arial"/>
              </w:rPr>
            </w:pPr>
            <w:r w:rsidRPr="009A7118">
              <w:rPr>
                <w:rFonts w:ascii="Arial" w:hAnsi="Arial" w:cs="Arial"/>
              </w:rPr>
              <w:t>15​</w:t>
            </w:r>
          </w:p>
        </w:tc>
        <w:tc>
          <w:tcPr>
            <w:tcW w:w="3147" w:type="dxa"/>
            <w:tcBorders>
              <w:top w:val="single" w:sz="8" w:space="0" w:color="000000"/>
              <w:left w:val="single" w:sz="8" w:space="0" w:color="000000"/>
              <w:bottom w:val="single" w:sz="8" w:space="0" w:color="000000"/>
              <w:right w:val="single" w:sz="8" w:space="0" w:color="000000"/>
            </w:tcBorders>
            <w:shd w:val="clear" w:color="auto" w:fill="auto"/>
            <w:hideMark/>
          </w:tcPr>
          <w:p w14:paraId="3C63D6D5" w14:textId="77777777" w:rsidR="009A7118" w:rsidRPr="009A7118" w:rsidRDefault="009A7118" w:rsidP="009A7118">
            <w:pPr>
              <w:spacing w:line="276" w:lineRule="auto"/>
              <w:rPr>
                <w:rFonts w:ascii="Arial" w:hAnsi="Arial" w:cs="Arial"/>
              </w:rPr>
            </w:pPr>
            <w:r w:rsidRPr="009A7118">
              <w:rPr>
                <w:rFonts w:ascii="Arial" w:hAnsi="Arial" w:cs="Arial"/>
              </w:rPr>
              <w:t>400​</w:t>
            </w:r>
          </w:p>
        </w:tc>
      </w:tr>
    </w:tbl>
    <w:p w14:paraId="334DA83F" w14:textId="529816FD" w:rsidR="009A7118" w:rsidRPr="00575022" w:rsidRDefault="00575022" w:rsidP="00575022">
      <w:pPr>
        <w:spacing w:line="276" w:lineRule="auto"/>
        <w:jc w:val="center"/>
        <w:rPr>
          <w:rFonts w:ascii="Arial" w:hAnsi="Arial" w:cs="Arial"/>
          <w:i/>
          <w:iCs/>
        </w:rPr>
      </w:pPr>
      <w:r w:rsidRPr="00575022">
        <w:rPr>
          <w:i/>
          <w:iCs/>
        </w:rPr>
        <w:t xml:space="preserve">Table </w:t>
      </w:r>
      <w:r>
        <w:rPr>
          <w:i/>
          <w:iCs/>
        </w:rPr>
        <w:t>3</w:t>
      </w:r>
      <w:r w:rsidRPr="00575022">
        <w:rPr>
          <w:i/>
          <w:iCs/>
        </w:rPr>
        <w:t>: 15V/ISO_15V Constant Voltage</w:t>
      </w:r>
    </w:p>
    <w:p w14:paraId="3FA6F212" w14:textId="77777777" w:rsidR="00575022" w:rsidRPr="00631BDE" w:rsidRDefault="00575022" w:rsidP="00631BDE">
      <w:pPr>
        <w:spacing w:line="276" w:lineRule="auto"/>
        <w:rPr>
          <w:rFonts w:ascii="Arial" w:hAnsi="Arial" w:cs="Arial"/>
        </w:rPr>
      </w:pPr>
    </w:p>
    <w:p w14:paraId="6D7186C7" w14:textId="79621418" w:rsidR="00241A37" w:rsidRDefault="001E4AC9" w:rsidP="00631BDE">
      <w:pPr>
        <w:pStyle w:val="Heading2"/>
        <w:spacing w:before="0" w:after="0" w:line="276" w:lineRule="auto"/>
        <w:rPr>
          <w:rFonts w:ascii="Arial" w:hAnsi="Arial"/>
        </w:rPr>
      </w:pPr>
      <w:bookmarkStart w:id="50" w:name="_Toc184333859"/>
      <w:r w:rsidRPr="00631BDE">
        <w:rPr>
          <w:rFonts w:ascii="Arial" w:hAnsi="Arial"/>
        </w:rPr>
        <w:t>Subsystem Conclusion</w:t>
      </w:r>
      <w:bookmarkEnd w:id="50"/>
    </w:p>
    <w:p w14:paraId="1CD6F1FC" w14:textId="77777777" w:rsidR="004541F2" w:rsidRDefault="004541F2" w:rsidP="004541F2"/>
    <w:p w14:paraId="171DD94F" w14:textId="6C05FB40" w:rsidR="00E64662" w:rsidRPr="00AB6076" w:rsidRDefault="003547BD" w:rsidP="00AB6076">
      <w:r>
        <w:t>In conclusion the rectifier, DC link, and 15 V to iso</w:t>
      </w:r>
      <w:r w:rsidR="00EE4E7E">
        <w:t xml:space="preserve"> 15V</w:t>
      </w:r>
      <w:r w:rsidR="00DE3472">
        <w:t xml:space="preserve"> converter</w:t>
      </w:r>
      <w:r w:rsidR="00EE4E7E">
        <w:t xml:space="preserve"> are all working properly. On the other hand, the </w:t>
      </w:r>
      <w:r w:rsidR="00DE3472">
        <w:t xml:space="preserve">power control and 3.3V to iso 5V converter are not working properly. </w:t>
      </w:r>
      <w:r w:rsidR="00912C34">
        <w:t xml:space="preserve">The power control will require a new chip before being </w:t>
      </w:r>
      <w:r w:rsidR="003139BC">
        <w:t>tested and integrated into the full system</w:t>
      </w:r>
      <w:r w:rsidR="006A793B">
        <w:t xml:space="preserve"> as well as purchase</w:t>
      </w:r>
      <w:r w:rsidR="00AB6076">
        <w:t xml:space="preserve"> of backup parts to avoid the time delay of needing to order emergency new parts</w:t>
      </w:r>
      <w:r w:rsidR="003139BC">
        <w:t xml:space="preserve">. The </w:t>
      </w:r>
      <w:r w:rsidR="003139BC">
        <w:t>3.3V to iso 5V converter</w:t>
      </w:r>
      <w:r w:rsidR="007056BE">
        <w:t xml:space="preserve"> will require a new circuit board to add in the missing trace. </w:t>
      </w:r>
      <w:r w:rsidR="00E64662" w:rsidRPr="00631BDE">
        <w:rPr>
          <w:rFonts w:ascii="Arial" w:hAnsi="Arial" w:cs="Arial"/>
        </w:rPr>
        <w:br w:type="page"/>
      </w:r>
    </w:p>
    <w:p w14:paraId="7A7CF45C" w14:textId="06A8DC73" w:rsidR="00241A37" w:rsidRPr="00631BDE" w:rsidRDefault="00241A37" w:rsidP="00631BDE">
      <w:pPr>
        <w:pStyle w:val="Heading1"/>
        <w:spacing w:before="0" w:after="0"/>
        <w:rPr>
          <w:rFonts w:ascii="Arial" w:hAnsi="Arial"/>
        </w:rPr>
      </w:pPr>
      <w:bookmarkStart w:id="51" w:name="_Toc184333860"/>
      <w:r w:rsidRPr="00631BDE">
        <w:rPr>
          <w:rFonts w:ascii="Arial" w:hAnsi="Arial"/>
        </w:rPr>
        <w:lastRenderedPageBreak/>
        <w:t>Firmware Subsystem Report</w:t>
      </w:r>
      <w:bookmarkEnd w:id="51"/>
    </w:p>
    <w:p w14:paraId="696F272F" w14:textId="77777777" w:rsidR="00D25070" w:rsidRPr="00631BDE" w:rsidRDefault="00D25070" w:rsidP="00631BDE">
      <w:pPr>
        <w:spacing w:line="276" w:lineRule="auto"/>
        <w:rPr>
          <w:rFonts w:ascii="Arial" w:hAnsi="Arial" w:cs="Arial"/>
        </w:rPr>
      </w:pPr>
    </w:p>
    <w:p w14:paraId="0825F48C" w14:textId="77777777" w:rsidR="00241A37" w:rsidRPr="00631BDE" w:rsidRDefault="00241A37" w:rsidP="00631BDE">
      <w:pPr>
        <w:pStyle w:val="Heading2"/>
        <w:spacing w:before="0" w:after="0" w:line="276" w:lineRule="auto"/>
        <w:rPr>
          <w:rFonts w:ascii="Arial" w:hAnsi="Arial"/>
        </w:rPr>
      </w:pPr>
      <w:bookmarkStart w:id="52" w:name="_Toc184333861"/>
      <w:r w:rsidRPr="00631BDE">
        <w:rPr>
          <w:rFonts w:ascii="Arial" w:hAnsi="Arial"/>
        </w:rPr>
        <w:t>Subsystem Introduction</w:t>
      </w:r>
      <w:bookmarkEnd w:id="52"/>
    </w:p>
    <w:p w14:paraId="5FA39C1E" w14:textId="77777777" w:rsidR="00D25070" w:rsidRPr="00631BDE" w:rsidRDefault="00D25070" w:rsidP="00631BDE">
      <w:pPr>
        <w:spacing w:line="276" w:lineRule="auto"/>
        <w:rPr>
          <w:rFonts w:ascii="Arial" w:hAnsi="Arial" w:cs="Arial"/>
        </w:rPr>
      </w:pPr>
    </w:p>
    <w:p w14:paraId="6385A102" w14:textId="2FCD39EA" w:rsidR="00241A37" w:rsidRPr="00631BDE" w:rsidRDefault="007C3EA4" w:rsidP="00631BDE">
      <w:pPr>
        <w:spacing w:line="276" w:lineRule="auto"/>
        <w:rPr>
          <w:rFonts w:ascii="Arial" w:hAnsi="Arial" w:cs="Arial"/>
        </w:rPr>
      </w:pPr>
      <w:r w:rsidRPr="00631BDE">
        <w:rPr>
          <w:rFonts w:ascii="Arial" w:hAnsi="Arial" w:cs="Arial"/>
        </w:rPr>
        <w:t xml:space="preserve">This subsystem entails all programming required to make the microcontroller work. </w:t>
      </w:r>
      <w:r w:rsidR="00F713A0" w:rsidRPr="00631BDE">
        <w:rPr>
          <w:rFonts w:ascii="Arial" w:hAnsi="Arial" w:cs="Arial"/>
        </w:rPr>
        <w:t>Without the microcontroller</w:t>
      </w:r>
      <w:r w:rsidR="00BB7A5D" w:rsidRPr="00631BDE">
        <w:rPr>
          <w:rFonts w:ascii="Arial" w:hAnsi="Arial" w:cs="Arial"/>
        </w:rPr>
        <w:t xml:space="preserve"> and its</w:t>
      </w:r>
      <w:r w:rsidR="00F713A0" w:rsidRPr="00631BDE">
        <w:rPr>
          <w:rFonts w:ascii="Arial" w:hAnsi="Arial" w:cs="Arial"/>
        </w:rPr>
        <w:t xml:space="preserve"> firmware, the </w:t>
      </w:r>
      <w:r w:rsidR="00673A04" w:rsidRPr="00631BDE">
        <w:rPr>
          <w:rFonts w:ascii="Arial" w:hAnsi="Arial" w:cs="Arial"/>
        </w:rPr>
        <w:t xml:space="preserve">remainder of the </w:t>
      </w:r>
      <w:r w:rsidR="00786BBC" w:rsidRPr="00631BDE">
        <w:rPr>
          <w:rFonts w:ascii="Arial" w:hAnsi="Arial" w:cs="Arial"/>
        </w:rPr>
        <w:t xml:space="preserve">VFD’s </w:t>
      </w:r>
      <w:r w:rsidR="00971BE2" w:rsidRPr="00631BDE">
        <w:rPr>
          <w:rFonts w:ascii="Arial" w:hAnsi="Arial" w:cs="Arial"/>
        </w:rPr>
        <w:t xml:space="preserve">subsystems will not </w:t>
      </w:r>
      <w:r w:rsidR="00CA729E" w:rsidRPr="00631BDE">
        <w:rPr>
          <w:rFonts w:ascii="Arial" w:hAnsi="Arial" w:cs="Arial"/>
        </w:rPr>
        <w:t xml:space="preserve">function by themselves </w:t>
      </w:r>
      <w:r w:rsidR="00A25A59" w:rsidRPr="00631BDE">
        <w:rPr>
          <w:rFonts w:ascii="Arial" w:hAnsi="Arial" w:cs="Arial"/>
        </w:rPr>
        <w:t>or</w:t>
      </w:r>
      <w:r w:rsidR="00766D61" w:rsidRPr="00631BDE">
        <w:rPr>
          <w:rFonts w:ascii="Arial" w:hAnsi="Arial" w:cs="Arial"/>
        </w:rPr>
        <w:t xml:space="preserve"> together</w:t>
      </w:r>
      <w:r w:rsidR="00786BBC" w:rsidRPr="00631BDE">
        <w:rPr>
          <w:rFonts w:ascii="Arial" w:hAnsi="Arial" w:cs="Arial"/>
        </w:rPr>
        <w:t xml:space="preserve"> to control the motor</w:t>
      </w:r>
      <w:r w:rsidR="00BF37C1" w:rsidRPr="00631BDE">
        <w:rPr>
          <w:rFonts w:ascii="Arial" w:hAnsi="Arial" w:cs="Arial"/>
        </w:rPr>
        <w:t>.</w:t>
      </w:r>
      <w:r w:rsidR="000B65EF" w:rsidRPr="00631BDE">
        <w:rPr>
          <w:rFonts w:ascii="Arial" w:hAnsi="Arial" w:cs="Arial"/>
        </w:rPr>
        <w:t xml:space="preserve"> The firmware will also be responsible for </w:t>
      </w:r>
      <w:r w:rsidR="00A759FE" w:rsidRPr="00631BDE">
        <w:rPr>
          <w:rFonts w:ascii="Arial" w:hAnsi="Arial" w:cs="Arial"/>
        </w:rPr>
        <w:t xml:space="preserve">allowing the user to </w:t>
      </w:r>
      <w:r w:rsidR="00B76C2C" w:rsidRPr="00631BDE">
        <w:rPr>
          <w:rFonts w:ascii="Arial" w:hAnsi="Arial" w:cs="Arial"/>
        </w:rPr>
        <w:t>control</w:t>
      </w:r>
      <w:r w:rsidR="00B76C2C" w:rsidRPr="00631BDE">
        <w:rPr>
          <w:rFonts w:ascii="Arial" w:hAnsi="Arial" w:cs="Arial"/>
        </w:rPr>
        <w:t xml:space="preserve"> </w:t>
      </w:r>
      <w:r w:rsidR="00B26D2B" w:rsidRPr="00631BDE">
        <w:rPr>
          <w:rFonts w:ascii="Arial" w:hAnsi="Arial" w:cs="Arial"/>
        </w:rPr>
        <w:t xml:space="preserve">different </w:t>
      </w:r>
      <w:r w:rsidR="00314526" w:rsidRPr="00631BDE">
        <w:rPr>
          <w:rFonts w:ascii="Arial" w:hAnsi="Arial" w:cs="Arial"/>
        </w:rPr>
        <w:t>aspects</w:t>
      </w:r>
      <w:r w:rsidR="00B26D2B" w:rsidRPr="00631BDE">
        <w:rPr>
          <w:rFonts w:ascii="Arial" w:hAnsi="Arial" w:cs="Arial"/>
        </w:rPr>
        <w:t xml:space="preserve"> of the VFD.</w:t>
      </w:r>
      <w:r w:rsidR="00E326D7" w:rsidRPr="00631BDE">
        <w:rPr>
          <w:rFonts w:ascii="Arial" w:hAnsi="Arial" w:cs="Arial"/>
        </w:rPr>
        <w:t xml:space="preserve"> </w:t>
      </w:r>
    </w:p>
    <w:p w14:paraId="2DF4DA68" w14:textId="4AD2BB74" w:rsidR="00CD7515" w:rsidRPr="00631BDE" w:rsidRDefault="00CD7515" w:rsidP="00631BDE">
      <w:pPr>
        <w:spacing w:line="276" w:lineRule="auto"/>
        <w:rPr>
          <w:rFonts w:ascii="Arial" w:hAnsi="Arial" w:cs="Arial"/>
        </w:rPr>
      </w:pPr>
    </w:p>
    <w:p w14:paraId="0ACBC4EB" w14:textId="77777777" w:rsidR="00241A37" w:rsidRPr="00631BDE" w:rsidRDefault="00241A37" w:rsidP="00631BDE">
      <w:pPr>
        <w:pStyle w:val="Heading2"/>
        <w:spacing w:before="0" w:after="0" w:line="276" w:lineRule="auto"/>
        <w:rPr>
          <w:rFonts w:ascii="Arial" w:hAnsi="Arial"/>
        </w:rPr>
      </w:pPr>
      <w:bookmarkStart w:id="53" w:name="_Toc184333862"/>
      <w:r w:rsidRPr="00631BDE">
        <w:rPr>
          <w:rFonts w:ascii="Arial" w:hAnsi="Arial"/>
        </w:rPr>
        <w:t>Subsystem Details</w:t>
      </w:r>
      <w:bookmarkEnd w:id="53"/>
    </w:p>
    <w:p w14:paraId="59351471" w14:textId="77777777" w:rsidR="00D25070" w:rsidRPr="00631BDE" w:rsidRDefault="00D25070" w:rsidP="00631BDE">
      <w:pPr>
        <w:spacing w:line="276" w:lineRule="auto"/>
        <w:rPr>
          <w:rFonts w:ascii="Arial" w:hAnsi="Arial" w:cs="Arial"/>
        </w:rPr>
      </w:pPr>
    </w:p>
    <w:p w14:paraId="30375569" w14:textId="1A3F80EA" w:rsidR="002752DE" w:rsidRPr="00631BDE" w:rsidRDefault="00735C32" w:rsidP="00631BDE">
      <w:pPr>
        <w:spacing w:line="276" w:lineRule="auto"/>
        <w:rPr>
          <w:rFonts w:ascii="Arial" w:hAnsi="Arial" w:cs="Arial"/>
        </w:rPr>
      </w:pPr>
      <w:r w:rsidRPr="00631BDE">
        <w:rPr>
          <w:rFonts w:ascii="Arial" w:hAnsi="Arial" w:cs="Arial"/>
        </w:rPr>
        <w:t>T</w:t>
      </w:r>
      <w:r w:rsidR="00CC5673" w:rsidRPr="00631BDE">
        <w:rPr>
          <w:rFonts w:ascii="Arial" w:hAnsi="Arial" w:cs="Arial"/>
        </w:rPr>
        <w:t>his semester, t</w:t>
      </w:r>
      <w:r w:rsidRPr="00631BDE">
        <w:rPr>
          <w:rFonts w:ascii="Arial" w:hAnsi="Arial" w:cs="Arial"/>
        </w:rPr>
        <w:t xml:space="preserve">he firmware </w:t>
      </w:r>
      <w:r w:rsidR="001479EC" w:rsidRPr="00631BDE">
        <w:rPr>
          <w:rFonts w:ascii="Arial" w:hAnsi="Arial" w:cs="Arial"/>
        </w:rPr>
        <w:t xml:space="preserve">was </w:t>
      </w:r>
      <w:r w:rsidR="00667FE1" w:rsidRPr="00631BDE">
        <w:rPr>
          <w:rFonts w:ascii="Arial" w:hAnsi="Arial" w:cs="Arial"/>
        </w:rPr>
        <w:t xml:space="preserve">all </w:t>
      </w:r>
      <w:r w:rsidR="00A54AD7" w:rsidRPr="00631BDE">
        <w:rPr>
          <w:rFonts w:ascii="Arial" w:hAnsi="Arial" w:cs="Arial"/>
        </w:rPr>
        <w:t xml:space="preserve">written, tested, </w:t>
      </w:r>
      <w:r w:rsidR="00C80A59" w:rsidRPr="00631BDE">
        <w:rPr>
          <w:rFonts w:ascii="Arial" w:hAnsi="Arial" w:cs="Arial"/>
        </w:rPr>
        <w:t>and demonstrated in MPL</w:t>
      </w:r>
      <w:r w:rsidR="00BC79F1" w:rsidRPr="00631BDE">
        <w:rPr>
          <w:rFonts w:ascii="Arial" w:hAnsi="Arial" w:cs="Arial"/>
        </w:rPr>
        <w:t>AB</w:t>
      </w:r>
      <w:r w:rsidR="00C80A59" w:rsidRPr="00631BDE">
        <w:rPr>
          <w:rFonts w:ascii="Arial" w:hAnsi="Arial" w:cs="Arial"/>
        </w:rPr>
        <w:t>’s X IDE in the C language</w:t>
      </w:r>
      <w:r w:rsidR="008B6C71" w:rsidRPr="00631BDE">
        <w:rPr>
          <w:rFonts w:ascii="Arial" w:hAnsi="Arial" w:cs="Arial"/>
        </w:rPr>
        <w:t xml:space="preserve"> using a </w:t>
      </w:r>
      <w:r w:rsidR="008B6C71" w:rsidRPr="00631BDE">
        <w:rPr>
          <w:rFonts w:ascii="Arial" w:eastAsia="Times New Roman" w:hAnsi="Arial" w:cs="Arial"/>
          <w:color w:val="000000"/>
          <w:szCs w:val="23"/>
          <w:lang w:eastAsia="ja-JP"/>
        </w:rPr>
        <w:t xml:space="preserve">DSPIC33CK256MP508 microcontroller on a </w:t>
      </w:r>
      <w:r w:rsidR="00E10D41" w:rsidRPr="00631BDE">
        <w:rPr>
          <w:rFonts w:ascii="Arial" w:eastAsia="Times New Roman" w:hAnsi="Arial" w:cs="Arial"/>
          <w:color w:val="000000"/>
          <w:szCs w:val="23"/>
          <w:lang w:eastAsia="ja-JP"/>
        </w:rPr>
        <w:t>dsPIC33CK Curiosity Development Board</w:t>
      </w:r>
      <w:r w:rsidR="00AC5F6F" w:rsidRPr="00631BDE">
        <w:rPr>
          <w:rFonts w:ascii="Arial" w:eastAsia="Times New Roman" w:hAnsi="Arial" w:cs="Arial"/>
          <w:color w:val="000000"/>
          <w:szCs w:val="23"/>
          <w:lang w:eastAsia="ja-JP"/>
        </w:rPr>
        <w:t xml:space="preserve"> (part number DM330030)</w:t>
      </w:r>
      <w:r w:rsidR="00C80A59" w:rsidRPr="00631BDE">
        <w:rPr>
          <w:rFonts w:ascii="Arial" w:hAnsi="Arial" w:cs="Arial"/>
        </w:rPr>
        <w:t xml:space="preserve">. </w:t>
      </w:r>
      <w:r w:rsidR="00936FEB" w:rsidRPr="00631BDE">
        <w:rPr>
          <w:rFonts w:ascii="Arial" w:hAnsi="Arial" w:cs="Arial"/>
        </w:rPr>
        <w:t>T</w:t>
      </w:r>
      <w:r w:rsidR="006E5F08" w:rsidRPr="00631BDE">
        <w:rPr>
          <w:rFonts w:ascii="Arial" w:hAnsi="Arial" w:cs="Arial"/>
        </w:rPr>
        <w:t>his semester’s</w:t>
      </w:r>
      <w:r w:rsidR="00607F4C" w:rsidRPr="00631BDE">
        <w:rPr>
          <w:rFonts w:ascii="Arial" w:hAnsi="Arial" w:cs="Arial"/>
        </w:rPr>
        <w:t xml:space="preserve"> </w:t>
      </w:r>
      <w:r w:rsidR="00414AA3" w:rsidRPr="00631BDE">
        <w:rPr>
          <w:rFonts w:ascii="Arial" w:hAnsi="Arial" w:cs="Arial"/>
        </w:rPr>
        <w:t xml:space="preserve">objective </w:t>
      </w:r>
      <w:r w:rsidR="00607F4C" w:rsidRPr="00631BDE">
        <w:rPr>
          <w:rFonts w:ascii="Arial" w:hAnsi="Arial" w:cs="Arial"/>
        </w:rPr>
        <w:t>was</w:t>
      </w:r>
      <w:r w:rsidR="00414AA3" w:rsidRPr="00631BDE">
        <w:rPr>
          <w:rFonts w:ascii="Arial" w:hAnsi="Arial" w:cs="Arial"/>
        </w:rPr>
        <w:t xml:space="preserve"> to </w:t>
      </w:r>
      <w:r w:rsidR="00603D4E" w:rsidRPr="00631BDE">
        <w:rPr>
          <w:rFonts w:ascii="Arial" w:hAnsi="Arial" w:cs="Arial"/>
        </w:rPr>
        <w:t xml:space="preserve">program the </w:t>
      </w:r>
      <w:r w:rsidR="00607F4C" w:rsidRPr="00631BDE">
        <w:rPr>
          <w:rFonts w:ascii="Arial" w:hAnsi="Arial" w:cs="Arial"/>
        </w:rPr>
        <w:t>development board</w:t>
      </w:r>
      <w:r w:rsidR="00603D4E" w:rsidRPr="00631BDE">
        <w:rPr>
          <w:rFonts w:ascii="Arial" w:hAnsi="Arial" w:cs="Arial"/>
        </w:rPr>
        <w:t>’s potentiometer</w:t>
      </w:r>
      <w:r w:rsidR="003F5F16" w:rsidRPr="00631BDE">
        <w:rPr>
          <w:rFonts w:ascii="Arial" w:hAnsi="Arial" w:cs="Arial"/>
        </w:rPr>
        <w:t xml:space="preserve"> </w:t>
      </w:r>
      <w:r w:rsidR="00D91EE2" w:rsidRPr="00631BDE">
        <w:rPr>
          <w:rFonts w:ascii="Arial" w:hAnsi="Arial" w:cs="Arial"/>
        </w:rPr>
        <w:t xml:space="preserve">to allow the user to control </w:t>
      </w:r>
      <w:r w:rsidR="006E5F08" w:rsidRPr="00631BDE">
        <w:rPr>
          <w:rFonts w:ascii="Arial" w:hAnsi="Arial" w:cs="Arial"/>
        </w:rPr>
        <w:t>frequency of a three-phase PWM signal</w:t>
      </w:r>
      <w:r w:rsidR="00100B35" w:rsidRPr="00631BDE">
        <w:rPr>
          <w:rFonts w:ascii="Arial" w:hAnsi="Arial" w:cs="Arial"/>
        </w:rPr>
        <w:t xml:space="preserve">. This objective was met, </w:t>
      </w:r>
      <w:r w:rsidR="00D00515" w:rsidRPr="00631BDE">
        <w:rPr>
          <w:rFonts w:ascii="Arial" w:hAnsi="Arial" w:cs="Arial"/>
        </w:rPr>
        <w:t xml:space="preserve">and </w:t>
      </w:r>
      <w:r w:rsidR="00D00515" w:rsidRPr="00631BDE">
        <w:rPr>
          <w:rFonts w:ascii="Arial" w:hAnsi="Arial" w:cs="Arial"/>
        </w:rPr>
        <w:t xml:space="preserve">the </w:t>
      </w:r>
      <w:r w:rsidR="002752DE" w:rsidRPr="00631BDE">
        <w:rPr>
          <w:rFonts w:ascii="Arial" w:hAnsi="Arial" w:cs="Arial"/>
        </w:rPr>
        <w:t>resulting PWM signal</w:t>
      </w:r>
      <w:r w:rsidR="00D00515" w:rsidRPr="00631BDE">
        <w:rPr>
          <w:rFonts w:ascii="Arial" w:hAnsi="Arial" w:cs="Arial"/>
        </w:rPr>
        <w:t xml:space="preserve"> can be shown</w:t>
      </w:r>
      <w:r w:rsidR="00D00515" w:rsidRPr="00631BDE">
        <w:rPr>
          <w:rFonts w:ascii="Arial" w:hAnsi="Arial" w:cs="Arial"/>
        </w:rPr>
        <w:t xml:space="preserve"> with </w:t>
      </w:r>
      <w:r w:rsidR="00C051A1" w:rsidRPr="00631BDE">
        <w:rPr>
          <w:rFonts w:ascii="Arial" w:hAnsi="Arial" w:cs="Arial"/>
        </w:rPr>
        <w:t>three channels of an oscilloscope.</w:t>
      </w:r>
    </w:p>
    <w:p w14:paraId="53A04AD0" w14:textId="77777777" w:rsidR="002752DE" w:rsidRPr="00631BDE" w:rsidRDefault="002752DE" w:rsidP="00631BDE">
      <w:pPr>
        <w:spacing w:line="276" w:lineRule="auto"/>
        <w:rPr>
          <w:rFonts w:ascii="Arial" w:hAnsi="Arial" w:cs="Arial"/>
        </w:rPr>
      </w:pPr>
    </w:p>
    <w:p w14:paraId="1B523CD9" w14:textId="26DDB0B7" w:rsidR="00D25070" w:rsidRPr="00631BDE" w:rsidRDefault="00B042AE" w:rsidP="00631BDE">
      <w:pPr>
        <w:spacing w:line="276" w:lineRule="auto"/>
        <w:rPr>
          <w:rFonts w:ascii="Arial" w:hAnsi="Arial" w:cs="Arial"/>
        </w:rPr>
      </w:pPr>
      <w:r w:rsidRPr="00631BDE">
        <w:rPr>
          <w:rFonts w:ascii="Arial" w:hAnsi="Arial" w:cs="Arial"/>
        </w:rPr>
        <w:t>The program</w:t>
      </w:r>
      <w:r w:rsidR="00286879" w:rsidRPr="00631BDE">
        <w:rPr>
          <w:rFonts w:ascii="Arial" w:hAnsi="Arial" w:cs="Arial"/>
        </w:rPr>
        <w:t xml:space="preserve"> </w:t>
      </w:r>
      <w:r w:rsidRPr="00631BDE">
        <w:rPr>
          <w:rFonts w:ascii="Arial" w:hAnsi="Arial" w:cs="Arial"/>
        </w:rPr>
        <w:t>works by</w:t>
      </w:r>
      <w:r w:rsidR="004760E3" w:rsidRPr="00631BDE">
        <w:rPr>
          <w:rFonts w:ascii="Arial" w:hAnsi="Arial" w:cs="Arial"/>
        </w:rPr>
        <w:t xml:space="preserve"> continuously </w:t>
      </w:r>
      <w:r w:rsidR="00C13F89" w:rsidRPr="00631BDE">
        <w:rPr>
          <w:rFonts w:ascii="Arial" w:hAnsi="Arial" w:cs="Arial"/>
        </w:rPr>
        <w:t>reading</w:t>
      </w:r>
      <w:r w:rsidR="00F701CC" w:rsidRPr="00631BDE">
        <w:rPr>
          <w:rFonts w:ascii="Arial" w:hAnsi="Arial" w:cs="Arial"/>
        </w:rPr>
        <w:t xml:space="preserve"> </w:t>
      </w:r>
      <w:r w:rsidR="001F62F7" w:rsidRPr="00631BDE">
        <w:rPr>
          <w:rFonts w:ascii="Arial" w:hAnsi="Arial" w:cs="Arial"/>
        </w:rPr>
        <w:t xml:space="preserve">the </w:t>
      </w:r>
      <w:r w:rsidR="00F701CC" w:rsidRPr="00631BDE">
        <w:rPr>
          <w:rFonts w:ascii="Arial" w:hAnsi="Arial" w:cs="Arial"/>
        </w:rPr>
        <w:t>potentiometer’s value</w:t>
      </w:r>
      <w:r w:rsidR="004760E3" w:rsidRPr="00631BDE">
        <w:rPr>
          <w:rFonts w:ascii="Arial" w:hAnsi="Arial" w:cs="Arial"/>
        </w:rPr>
        <w:t xml:space="preserve"> and us</w:t>
      </w:r>
      <w:r w:rsidR="001F62F7" w:rsidRPr="00631BDE">
        <w:rPr>
          <w:rFonts w:ascii="Arial" w:hAnsi="Arial" w:cs="Arial"/>
        </w:rPr>
        <w:t>ing</w:t>
      </w:r>
      <w:r w:rsidR="004760E3" w:rsidRPr="00631BDE">
        <w:rPr>
          <w:rFonts w:ascii="Arial" w:hAnsi="Arial" w:cs="Arial"/>
        </w:rPr>
        <w:t xml:space="preserve"> that to calculate</w:t>
      </w:r>
      <w:r w:rsidR="00013EE1" w:rsidRPr="00631BDE">
        <w:rPr>
          <w:rFonts w:ascii="Arial" w:hAnsi="Arial" w:cs="Arial"/>
        </w:rPr>
        <w:t xml:space="preserve"> the desired frequency (10-60Hz) that should be outputted to the motor via </w:t>
      </w:r>
      <w:r w:rsidR="001C417D" w:rsidRPr="00631BDE">
        <w:rPr>
          <w:rFonts w:ascii="Arial" w:hAnsi="Arial" w:cs="Arial"/>
        </w:rPr>
        <w:t>the PWM signal.</w:t>
      </w:r>
      <w:r w:rsidR="001F62F7" w:rsidRPr="00631BDE">
        <w:rPr>
          <w:rFonts w:ascii="Arial" w:hAnsi="Arial" w:cs="Arial"/>
        </w:rPr>
        <w:t xml:space="preserve"> To generate the three-phase PWM signal</w:t>
      </w:r>
      <w:r w:rsidR="00736242" w:rsidRPr="00631BDE">
        <w:rPr>
          <w:rFonts w:ascii="Arial" w:hAnsi="Arial" w:cs="Arial"/>
        </w:rPr>
        <w:t xml:space="preserve"> and the different frequencies as the program runs, </w:t>
      </w:r>
      <w:r w:rsidR="00830210" w:rsidRPr="00631BDE">
        <w:rPr>
          <w:rFonts w:ascii="Arial" w:hAnsi="Arial" w:cs="Arial"/>
        </w:rPr>
        <w:t xml:space="preserve">it makes a sine table </w:t>
      </w:r>
      <w:r w:rsidR="00B870E3" w:rsidRPr="00631BDE">
        <w:rPr>
          <w:rFonts w:ascii="Arial" w:hAnsi="Arial" w:cs="Arial"/>
        </w:rPr>
        <w:t xml:space="preserve">that can be iterated through and </w:t>
      </w:r>
      <w:r w:rsidR="0084662F" w:rsidRPr="00631BDE">
        <w:rPr>
          <w:rFonts w:ascii="Arial" w:hAnsi="Arial" w:cs="Arial"/>
        </w:rPr>
        <w:t>converted into duty cycle percentages</w:t>
      </w:r>
      <w:r w:rsidR="006D352B" w:rsidRPr="00631BDE">
        <w:rPr>
          <w:rFonts w:ascii="Arial" w:hAnsi="Arial" w:cs="Arial"/>
        </w:rPr>
        <w:t xml:space="preserve">. The </w:t>
      </w:r>
      <w:r w:rsidR="00491C8F" w:rsidRPr="00631BDE">
        <w:rPr>
          <w:rFonts w:ascii="Arial" w:hAnsi="Arial" w:cs="Arial"/>
        </w:rPr>
        <w:t xml:space="preserve">offsets </w:t>
      </w:r>
      <w:r w:rsidR="009B203F" w:rsidRPr="00631BDE">
        <w:rPr>
          <w:rFonts w:ascii="Arial" w:hAnsi="Arial" w:cs="Arial"/>
        </w:rPr>
        <w:t>of the three outputs</w:t>
      </w:r>
      <w:r w:rsidR="00491C8F" w:rsidRPr="00631BDE">
        <w:rPr>
          <w:rFonts w:ascii="Arial" w:hAnsi="Arial" w:cs="Arial"/>
        </w:rPr>
        <w:t xml:space="preserve"> are </w:t>
      </w:r>
      <w:r w:rsidR="00A72F97" w:rsidRPr="00631BDE">
        <w:rPr>
          <w:rFonts w:ascii="Arial" w:hAnsi="Arial" w:cs="Arial"/>
        </w:rPr>
        <w:t xml:space="preserve">120 degrees apart </w:t>
      </w:r>
      <w:r w:rsidR="0019045E" w:rsidRPr="00631BDE">
        <w:rPr>
          <w:rFonts w:ascii="Arial" w:hAnsi="Arial" w:cs="Arial"/>
        </w:rPr>
        <w:t xml:space="preserve">from each other </w:t>
      </w:r>
      <w:r w:rsidR="00A72F97" w:rsidRPr="00631BDE">
        <w:rPr>
          <w:rFonts w:ascii="Arial" w:hAnsi="Arial" w:cs="Arial"/>
        </w:rPr>
        <w:t xml:space="preserve">to make </w:t>
      </w:r>
      <w:r w:rsidR="0019045E" w:rsidRPr="00631BDE">
        <w:rPr>
          <w:rFonts w:ascii="Arial" w:hAnsi="Arial" w:cs="Arial"/>
        </w:rPr>
        <w:t>them</w:t>
      </w:r>
      <w:r w:rsidR="00A72F97" w:rsidRPr="00631BDE">
        <w:rPr>
          <w:rFonts w:ascii="Arial" w:hAnsi="Arial" w:cs="Arial"/>
        </w:rPr>
        <w:t xml:space="preserve"> three-phase, and </w:t>
      </w:r>
      <w:r w:rsidR="00096A3D" w:rsidRPr="00631BDE">
        <w:rPr>
          <w:rFonts w:ascii="Arial" w:hAnsi="Arial" w:cs="Arial"/>
        </w:rPr>
        <w:t xml:space="preserve">the speed that the program iterates through the sine table depends on the </w:t>
      </w:r>
      <w:r w:rsidR="002752DE" w:rsidRPr="00631BDE">
        <w:rPr>
          <w:rFonts w:ascii="Arial" w:hAnsi="Arial" w:cs="Arial"/>
        </w:rPr>
        <w:t>calculated target frequency.</w:t>
      </w:r>
    </w:p>
    <w:p w14:paraId="0F7FF770" w14:textId="77777777" w:rsidR="00FB12BB" w:rsidRPr="00631BDE" w:rsidRDefault="00FB12BB" w:rsidP="00631BDE">
      <w:pPr>
        <w:spacing w:line="276" w:lineRule="auto"/>
        <w:rPr>
          <w:rFonts w:ascii="Arial" w:hAnsi="Arial" w:cs="Arial"/>
        </w:rPr>
      </w:pPr>
    </w:p>
    <w:p w14:paraId="13289A47" w14:textId="77777777" w:rsidR="00241A37" w:rsidRPr="00631BDE" w:rsidRDefault="00241A37" w:rsidP="00631BDE">
      <w:pPr>
        <w:pStyle w:val="Heading2"/>
        <w:spacing w:before="0" w:after="0" w:line="276" w:lineRule="auto"/>
        <w:rPr>
          <w:rFonts w:ascii="Arial" w:hAnsi="Arial"/>
        </w:rPr>
      </w:pPr>
      <w:bookmarkStart w:id="54" w:name="_Toc184333863"/>
      <w:r w:rsidRPr="00631BDE">
        <w:rPr>
          <w:rFonts w:ascii="Arial" w:hAnsi="Arial"/>
        </w:rPr>
        <w:t>Subsystem Validation</w:t>
      </w:r>
      <w:bookmarkEnd w:id="54"/>
    </w:p>
    <w:p w14:paraId="3B00EA2C" w14:textId="77777777" w:rsidR="00241A37" w:rsidRPr="00631BDE" w:rsidRDefault="00241A37" w:rsidP="00631BDE">
      <w:pPr>
        <w:spacing w:line="276" w:lineRule="auto"/>
        <w:rPr>
          <w:rFonts w:ascii="Arial" w:hAnsi="Arial" w:cs="Arial"/>
        </w:rPr>
      </w:pPr>
    </w:p>
    <w:p w14:paraId="2948960F" w14:textId="3F4D1DD8" w:rsidR="00E02A81" w:rsidRPr="00631BDE" w:rsidRDefault="00631BDE" w:rsidP="00631BDE">
      <w:pPr>
        <w:spacing w:line="276" w:lineRule="auto"/>
        <w:rPr>
          <w:rFonts w:ascii="Arial" w:hAnsi="Arial" w:cs="Arial"/>
        </w:rPr>
      </w:pPr>
      <w:r>
        <w:rPr>
          <w:noProof/>
        </w:rPr>
        <w:lastRenderedPageBreak/>
        <mc:AlternateContent>
          <mc:Choice Requires="wps">
            <w:drawing>
              <wp:anchor distT="0" distB="0" distL="114300" distR="114300" simplePos="0" relativeHeight="251658241" behindDoc="0" locked="0" layoutInCell="1" allowOverlap="1" wp14:anchorId="0C7EAB95" wp14:editId="0AC5D00F">
                <wp:simplePos x="0" y="0"/>
                <wp:positionH relativeFrom="column">
                  <wp:posOffset>476250</wp:posOffset>
                </wp:positionH>
                <wp:positionV relativeFrom="paragraph">
                  <wp:posOffset>4321175</wp:posOffset>
                </wp:positionV>
                <wp:extent cx="4991100" cy="635"/>
                <wp:effectExtent l="0" t="0" r="0" b="0"/>
                <wp:wrapTopAndBottom/>
                <wp:docPr id="220948878" name="Text Box 1"/>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14:paraId="676F98FD" w14:textId="108D073B" w:rsidR="00631BDE" w:rsidRPr="00631BDE" w:rsidRDefault="00631BDE" w:rsidP="00631BDE">
                            <w:pPr>
                              <w:pStyle w:val="Caption"/>
                              <w:jc w:val="center"/>
                              <w:rPr>
                                <w:rFonts w:ascii="Arial" w:hAnsi="Arial" w:cs="Arial"/>
                                <w:b w:val="0"/>
                                <w:bCs w:val="0"/>
                                <w:i/>
                                <w:iCs/>
                                <w:noProof/>
                              </w:rPr>
                            </w:pPr>
                            <w:bookmarkStart w:id="55" w:name="_Toc184335676"/>
                            <w:r w:rsidRPr="00631BDE">
                              <w:rPr>
                                <w:b w:val="0"/>
                                <w:bCs w:val="0"/>
                                <w:i/>
                                <w:iCs/>
                              </w:rPr>
                              <w:t xml:space="preserve">Figure </w:t>
                            </w:r>
                            <w:r w:rsidRPr="00631BDE">
                              <w:rPr>
                                <w:b w:val="0"/>
                                <w:bCs w:val="0"/>
                                <w:i/>
                                <w:iCs/>
                              </w:rPr>
                              <w:fldChar w:fldCharType="begin"/>
                            </w:r>
                            <w:r w:rsidRPr="00631BDE">
                              <w:rPr>
                                <w:b w:val="0"/>
                                <w:bCs w:val="0"/>
                                <w:i/>
                                <w:iCs/>
                              </w:rPr>
                              <w:instrText xml:space="preserve"> SEQ Figure \* ARABIC </w:instrText>
                            </w:r>
                            <w:r w:rsidRPr="00631BDE">
                              <w:rPr>
                                <w:b w:val="0"/>
                                <w:bCs w:val="0"/>
                                <w:i/>
                                <w:iCs/>
                              </w:rPr>
                              <w:fldChar w:fldCharType="separate"/>
                            </w:r>
                            <w:r w:rsidR="00C07716">
                              <w:rPr>
                                <w:b w:val="0"/>
                                <w:bCs w:val="0"/>
                                <w:i/>
                                <w:iCs/>
                                <w:noProof/>
                              </w:rPr>
                              <w:t>21</w:t>
                            </w:r>
                            <w:r w:rsidRPr="00631BDE">
                              <w:rPr>
                                <w:b w:val="0"/>
                                <w:bCs w:val="0"/>
                                <w:i/>
                                <w:iCs/>
                              </w:rPr>
                              <w:fldChar w:fldCharType="end"/>
                            </w:r>
                            <w:r w:rsidRPr="00631BDE">
                              <w:rPr>
                                <w:b w:val="0"/>
                                <w:bCs w:val="0"/>
                                <w:i/>
                                <w:iCs/>
                              </w:rPr>
                              <w:t>: Oscilloscope Output of PWM Signals Produced by Development Board</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7EAB95" id="_x0000_t202" coordsize="21600,21600" o:spt="202" path="m,l,21600r21600,l21600,xe">
                <v:stroke joinstyle="miter"/>
                <v:path gradientshapeok="t" o:connecttype="rect"/>
              </v:shapetype>
              <v:shape id="Text Box 1" o:spid="_x0000_s1026" type="#_x0000_t202" style="position:absolute;left:0;text-align:left;margin-left:37.5pt;margin-top:340.25pt;width:393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" stroked="f">
                <v:textbox style="mso-fit-shape-to-text:t" inset="0,0,0,0">
                  <w:txbxContent>
                    <w:p w14:paraId="676F98FD" w14:textId="108D073B" w:rsidR="00631BDE" w:rsidRPr="00631BDE" w:rsidRDefault="00631BDE" w:rsidP="00631BDE">
                      <w:pPr>
                        <w:pStyle w:val="Caption"/>
                        <w:jc w:val="center"/>
                        <w:rPr>
                          <w:rFonts w:ascii="Arial" w:hAnsi="Arial" w:cs="Arial"/>
                          <w:b w:val="0"/>
                          <w:bCs w:val="0"/>
                          <w:i/>
                          <w:iCs/>
                          <w:noProof/>
                        </w:rPr>
                      </w:pPr>
                      <w:bookmarkStart w:id="56" w:name="_Toc184335676"/>
                      <w:r w:rsidRPr="00631BDE">
                        <w:rPr>
                          <w:b w:val="0"/>
                          <w:bCs w:val="0"/>
                          <w:i/>
                          <w:iCs/>
                        </w:rPr>
                        <w:t xml:space="preserve">Figure </w:t>
                      </w:r>
                      <w:r w:rsidRPr="00631BDE">
                        <w:rPr>
                          <w:b w:val="0"/>
                          <w:bCs w:val="0"/>
                          <w:i/>
                          <w:iCs/>
                        </w:rPr>
                        <w:fldChar w:fldCharType="begin"/>
                      </w:r>
                      <w:r w:rsidRPr="00631BDE">
                        <w:rPr>
                          <w:b w:val="0"/>
                          <w:bCs w:val="0"/>
                          <w:i/>
                          <w:iCs/>
                        </w:rPr>
                        <w:instrText xml:space="preserve"> SEQ Figure \* ARABIC </w:instrText>
                      </w:r>
                      <w:r w:rsidRPr="00631BDE">
                        <w:rPr>
                          <w:b w:val="0"/>
                          <w:bCs w:val="0"/>
                          <w:i/>
                          <w:iCs/>
                        </w:rPr>
                        <w:fldChar w:fldCharType="separate"/>
                      </w:r>
                      <w:r w:rsidR="00C07716">
                        <w:rPr>
                          <w:b w:val="0"/>
                          <w:bCs w:val="0"/>
                          <w:i/>
                          <w:iCs/>
                          <w:noProof/>
                        </w:rPr>
                        <w:t>21</w:t>
                      </w:r>
                      <w:r w:rsidRPr="00631BDE">
                        <w:rPr>
                          <w:b w:val="0"/>
                          <w:bCs w:val="0"/>
                          <w:i/>
                          <w:iCs/>
                        </w:rPr>
                        <w:fldChar w:fldCharType="end"/>
                      </w:r>
                      <w:r w:rsidRPr="00631BDE">
                        <w:rPr>
                          <w:b w:val="0"/>
                          <w:bCs w:val="0"/>
                          <w:i/>
                          <w:iCs/>
                        </w:rPr>
                        <w:t>: Oscilloscope Output of PWM Signals Produced by Development Board</w:t>
                      </w:r>
                      <w:bookmarkEnd w:id="56"/>
                    </w:p>
                  </w:txbxContent>
                </v:textbox>
                <w10:wrap type="topAndBottom"/>
              </v:shape>
            </w:pict>
          </mc:Fallback>
        </mc:AlternateContent>
      </w:r>
      <w:r w:rsidR="003274F4" w:rsidRPr="00631BDE">
        <w:rPr>
          <w:rFonts w:ascii="Arial" w:hAnsi="Arial" w:cs="Arial"/>
          <w:noProof/>
        </w:rPr>
        <w:drawing>
          <wp:anchor distT="0" distB="0" distL="114300" distR="114300" simplePos="0" relativeHeight="251658240" behindDoc="0" locked="0" layoutInCell="1" allowOverlap="1" wp14:anchorId="12E2723A" wp14:editId="1C7B2693">
            <wp:simplePos x="0" y="0"/>
            <wp:positionH relativeFrom="margin">
              <wp:align>center</wp:align>
            </wp:positionH>
            <wp:positionV relativeFrom="paragraph">
              <wp:posOffset>1635125</wp:posOffset>
            </wp:positionV>
            <wp:extent cx="4991100" cy="2628900"/>
            <wp:effectExtent l="0" t="0" r="0" b="0"/>
            <wp:wrapTopAndBottom/>
            <wp:docPr id="12438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948" name="Picture 12438948"/>
                    <pic:cNvPicPr/>
                  </pic:nvPicPr>
                  <pic:blipFill>
                    <a:blip r:embed="rId39"/>
                    <a:stretch>
                      <a:fillRect/>
                    </a:stretch>
                  </pic:blipFill>
                  <pic:spPr>
                    <a:xfrm>
                      <a:off x="0" y="0"/>
                      <a:ext cx="4991100" cy="2628900"/>
                    </a:xfrm>
                    <a:prstGeom prst="rect">
                      <a:avLst/>
                    </a:prstGeom>
                  </pic:spPr>
                </pic:pic>
              </a:graphicData>
            </a:graphic>
          </wp:anchor>
        </w:drawing>
      </w:r>
      <w:r w:rsidR="00FB12BB" w:rsidRPr="00631BDE">
        <w:rPr>
          <w:rFonts w:ascii="Arial" w:hAnsi="Arial" w:cs="Arial"/>
        </w:rPr>
        <w:t xml:space="preserve">To validate my subsystem, I tested it on the dsPIC33CK Curiosity Board. </w:t>
      </w:r>
      <w:r w:rsidR="00F07742" w:rsidRPr="00631BDE">
        <w:rPr>
          <w:rFonts w:ascii="Arial" w:hAnsi="Arial" w:cs="Arial"/>
        </w:rPr>
        <w:t xml:space="preserve">I was able to get it to properly </w:t>
      </w:r>
      <w:r w:rsidR="00662102" w:rsidRPr="00631BDE">
        <w:rPr>
          <w:rFonts w:ascii="Arial" w:hAnsi="Arial" w:cs="Arial"/>
        </w:rPr>
        <w:t>display three different phases of a PWM signal</w:t>
      </w:r>
      <w:r w:rsidR="00A7454A" w:rsidRPr="00631BDE">
        <w:rPr>
          <w:rFonts w:ascii="Arial" w:hAnsi="Arial" w:cs="Arial"/>
        </w:rPr>
        <w:t xml:space="preserve"> </w:t>
      </w:r>
      <w:r w:rsidR="004E0DE5" w:rsidRPr="00631BDE">
        <w:rPr>
          <w:rFonts w:ascii="Arial" w:hAnsi="Arial" w:cs="Arial"/>
        </w:rPr>
        <w:t xml:space="preserve">iterating through </w:t>
      </w:r>
      <w:r w:rsidR="000D7AB4" w:rsidRPr="00631BDE">
        <w:rPr>
          <w:rFonts w:ascii="Arial" w:hAnsi="Arial" w:cs="Arial"/>
        </w:rPr>
        <w:t>a</w:t>
      </w:r>
      <w:r w:rsidR="004E0DE5" w:rsidRPr="00631BDE">
        <w:rPr>
          <w:rFonts w:ascii="Arial" w:hAnsi="Arial" w:cs="Arial"/>
        </w:rPr>
        <w:t xml:space="preserve"> sine </w:t>
      </w:r>
      <w:r w:rsidR="000D7AB4" w:rsidRPr="00631BDE">
        <w:rPr>
          <w:rFonts w:ascii="Arial" w:hAnsi="Arial" w:cs="Arial"/>
        </w:rPr>
        <w:t>waveform of duty cycles</w:t>
      </w:r>
      <w:r w:rsidR="004E0DE5" w:rsidRPr="00631BDE">
        <w:rPr>
          <w:rFonts w:ascii="Arial" w:hAnsi="Arial" w:cs="Arial"/>
        </w:rPr>
        <w:t xml:space="preserve"> </w:t>
      </w:r>
      <w:r w:rsidR="00A7454A" w:rsidRPr="00631BDE">
        <w:rPr>
          <w:rFonts w:ascii="Arial" w:hAnsi="Arial" w:cs="Arial"/>
        </w:rPr>
        <w:t xml:space="preserve">that were all correctly offset by 120 degrees. </w:t>
      </w:r>
      <w:r w:rsidR="005959BE" w:rsidRPr="00631BDE">
        <w:rPr>
          <w:rFonts w:ascii="Arial" w:hAnsi="Arial" w:cs="Arial"/>
        </w:rPr>
        <w:t xml:space="preserve">I was also able to </w:t>
      </w:r>
      <w:r w:rsidR="00DA2B48" w:rsidRPr="00631BDE">
        <w:rPr>
          <w:rFonts w:ascii="Arial" w:hAnsi="Arial" w:cs="Arial"/>
        </w:rPr>
        <w:t xml:space="preserve">program </w:t>
      </w:r>
      <w:r w:rsidR="002D7254" w:rsidRPr="00631BDE">
        <w:rPr>
          <w:rFonts w:ascii="Arial" w:hAnsi="Arial" w:cs="Arial"/>
        </w:rPr>
        <w:t>the complete</w:t>
      </w:r>
      <w:r w:rsidR="00DA2B48" w:rsidRPr="00631BDE">
        <w:rPr>
          <w:rFonts w:ascii="Arial" w:hAnsi="Arial" w:cs="Arial"/>
        </w:rPr>
        <w:t xml:space="preserve"> </w:t>
      </w:r>
      <w:r w:rsidR="00DA2B48" w:rsidRPr="00631BDE">
        <w:rPr>
          <w:rFonts w:ascii="Arial" w:hAnsi="Arial" w:cs="Arial"/>
        </w:rPr>
        <w:t xml:space="preserve">functionality of the potentiometer so that it can </w:t>
      </w:r>
      <w:r w:rsidR="00DF5938" w:rsidRPr="00631BDE">
        <w:rPr>
          <w:rFonts w:ascii="Arial" w:hAnsi="Arial" w:cs="Arial"/>
        </w:rPr>
        <w:t>increase and decrease the frequency of the PWM signal.</w:t>
      </w:r>
      <w:r w:rsidR="00DF5938" w:rsidRPr="00631BDE">
        <w:rPr>
          <w:rFonts w:ascii="Arial" w:hAnsi="Arial" w:cs="Arial"/>
        </w:rPr>
        <w:t xml:space="preserve"> </w:t>
      </w:r>
      <w:r w:rsidR="00DF4F57" w:rsidRPr="00631BDE">
        <w:rPr>
          <w:rFonts w:ascii="Arial" w:hAnsi="Arial" w:cs="Arial"/>
        </w:rPr>
        <w:t xml:space="preserve">Though the </w:t>
      </w:r>
      <w:r w:rsidR="00B15F2E" w:rsidRPr="00631BDE">
        <w:rPr>
          <w:rFonts w:ascii="Arial" w:hAnsi="Arial" w:cs="Arial"/>
        </w:rPr>
        <w:t xml:space="preserve">duty cycles of the PWM waves </w:t>
      </w:r>
      <w:r w:rsidR="0059337E" w:rsidRPr="00631BDE">
        <w:rPr>
          <w:rFonts w:ascii="Arial" w:hAnsi="Arial" w:cs="Arial"/>
        </w:rPr>
        <w:t xml:space="preserve">continuously </w:t>
      </w:r>
      <w:r w:rsidR="00B15F2E" w:rsidRPr="00631BDE">
        <w:rPr>
          <w:rFonts w:ascii="Arial" w:hAnsi="Arial" w:cs="Arial"/>
        </w:rPr>
        <w:t>change</w:t>
      </w:r>
      <w:r w:rsidR="0059337E" w:rsidRPr="00631BDE">
        <w:rPr>
          <w:rFonts w:ascii="Arial" w:hAnsi="Arial" w:cs="Arial"/>
        </w:rPr>
        <w:t>, t</w:t>
      </w:r>
      <w:r w:rsidR="00171ABE" w:rsidRPr="00631BDE">
        <w:rPr>
          <w:rFonts w:ascii="Arial" w:hAnsi="Arial" w:cs="Arial"/>
        </w:rPr>
        <w:t xml:space="preserve">he oscilloscope’s output of </w:t>
      </w:r>
      <w:r w:rsidR="00DB31A9" w:rsidRPr="00631BDE">
        <w:rPr>
          <w:rFonts w:ascii="Arial" w:hAnsi="Arial" w:cs="Arial"/>
        </w:rPr>
        <w:t xml:space="preserve">these three phases </w:t>
      </w:r>
      <w:r w:rsidR="0059337E" w:rsidRPr="00631BDE">
        <w:rPr>
          <w:rFonts w:ascii="Arial" w:hAnsi="Arial" w:cs="Arial"/>
        </w:rPr>
        <w:t xml:space="preserve">in a single frame of the loop </w:t>
      </w:r>
      <w:r w:rsidR="00DB31A9" w:rsidRPr="00631BDE">
        <w:rPr>
          <w:rFonts w:ascii="Arial" w:hAnsi="Arial" w:cs="Arial"/>
        </w:rPr>
        <w:t>is shown in the figure below.</w:t>
      </w:r>
      <w:r w:rsidR="00171ABE" w:rsidRPr="00631BDE">
        <w:rPr>
          <w:rFonts w:ascii="Arial" w:hAnsi="Arial" w:cs="Arial"/>
        </w:rPr>
        <w:t xml:space="preserve"> </w:t>
      </w:r>
      <w:r w:rsidR="00E02A81" w:rsidRPr="00631BDE">
        <w:rPr>
          <w:rFonts w:ascii="Arial" w:hAnsi="Arial" w:cs="Arial"/>
        </w:rPr>
        <w:t xml:space="preserve">This </w:t>
      </w:r>
      <w:r w:rsidR="00DF4F57" w:rsidRPr="00631BDE">
        <w:rPr>
          <w:rFonts w:ascii="Arial" w:hAnsi="Arial" w:cs="Arial"/>
        </w:rPr>
        <w:t>validation</w:t>
      </w:r>
      <w:r w:rsidR="00E02A81" w:rsidRPr="00631BDE">
        <w:rPr>
          <w:rFonts w:ascii="Arial" w:hAnsi="Arial" w:cs="Arial"/>
        </w:rPr>
        <w:t xml:space="preserve"> </w:t>
      </w:r>
      <w:r w:rsidR="001746F8" w:rsidRPr="00631BDE">
        <w:rPr>
          <w:rFonts w:ascii="Arial" w:hAnsi="Arial" w:cs="Arial"/>
        </w:rPr>
        <w:t>shows that the firmware is ready for subsystem integration next semester.</w:t>
      </w:r>
    </w:p>
    <w:p w14:paraId="0D52AE51" w14:textId="376E65BB" w:rsidR="00C543CB" w:rsidRPr="00631BDE" w:rsidRDefault="00C543CB" w:rsidP="00631BDE">
      <w:pPr>
        <w:spacing w:line="276" w:lineRule="auto"/>
        <w:rPr>
          <w:rFonts w:ascii="Arial" w:hAnsi="Arial" w:cs="Arial"/>
        </w:rPr>
      </w:pPr>
    </w:p>
    <w:p w14:paraId="78566930" w14:textId="77777777" w:rsidR="00C543CB" w:rsidRPr="00631BDE" w:rsidRDefault="00C543CB" w:rsidP="00631BDE">
      <w:pPr>
        <w:spacing w:line="276" w:lineRule="auto"/>
        <w:rPr>
          <w:rFonts w:ascii="Arial" w:hAnsi="Arial" w:cs="Arial"/>
        </w:rPr>
      </w:pPr>
    </w:p>
    <w:p w14:paraId="12E9DE67" w14:textId="77777777" w:rsidR="00E02A81" w:rsidRPr="00631BDE" w:rsidRDefault="00E02A81" w:rsidP="00631BDE">
      <w:pPr>
        <w:spacing w:line="276" w:lineRule="auto"/>
        <w:rPr>
          <w:rFonts w:ascii="Arial" w:hAnsi="Arial" w:cs="Arial"/>
        </w:rPr>
      </w:pPr>
    </w:p>
    <w:p w14:paraId="5FFF9C81" w14:textId="1712DDBA" w:rsidR="00FB12BB" w:rsidRPr="00631BDE" w:rsidRDefault="00BB68BB" w:rsidP="00631BDE">
      <w:pPr>
        <w:spacing w:line="276" w:lineRule="auto"/>
        <w:rPr>
          <w:rFonts w:ascii="Arial" w:hAnsi="Arial" w:cs="Arial"/>
        </w:rPr>
      </w:pPr>
      <w:r w:rsidRPr="00631BDE">
        <w:rPr>
          <w:rFonts w:ascii="Arial" w:hAnsi="Arial" w:cs="Arial"/>
        </w:rPr>
        <w:t>Wh</w:t>
      </w:r>
      <w:r w:rsidR="00BF4996" w:rsidRPr="00631BDE">
        <w:rPr>
          <w:rFonts w:ascii="Arial" w:hAnsi="Arial" w:cs="Arial"/>
        </w:rPr>
        <w:t xml:space="preserve">en the program is running on my development board, it also </w:t>
      </w:r>
      <w:r w:rsidR="003231B8" w:rsidRPr="00631BDE">
        <w:rPr>
          <w:rFonts w:ascii="Arial" w:hAnsi="Arial" w:cs="Arial"/>
        </w:rPr>
        <w:t xml:space="preserve">prints </w:t>
      </w:r>
      <w:r w:rsidR="00F93FB4" w:rsidRPr="00631BDE">
        <w:rPr>
          <w:rFonts w:ascii="Arial" w:hAnsi="Arial" w:cs="Arial"/>
        </w:rPr>
        <w:t xml:space="preserve">several variables in each iteration of the while loop to </w:t>
      </w:r>
      <w:r w:rsidR="008F06D6" w:rsidRPr="00631BDE">
        <w:rPr>
          <w:rFonts w:ascii="Arial" w:hAnsi="Arial" w:cs="Arial"/>
        </w:rPr>
        <w:t xml:space="preserve">a terminal window that can be opened </w:t>
      </w:r>
      <w:r w:rsidR="00BC79F1" w:rsidRPr="00631BDE">
        <w:rPr>
          <w:rFonts w:ascii="Arial" w:hAnsi="Arial" w:cs="Arial"/>
        </w:rPr>
        <w:t>in MPLAB.</w:t>
      </w:r>
      <w:r w:rsidR="002D7254" w:rsidRPr="00631BDE">
        <w:rPr>
          <w:rFonts w:ascii="Arial" w:hAnsi="Arial" w:cs="Arial"/>
        </w:rPr>
        <w:t xml:space="preserve"> </w:t>
      </w:r>
      <w:r w:rsidR="0099629E" w:rsidRPr="00631BDE">
        <w:rPr>
          <w:rFonts w:ascii="Arial" w:hAnsi="Arial" w:cs="Arial"/>
        </w:rPr>
        <w:t xml:space="preserve">The variables </w:t>
      </w:r>
      <w:r w:rsidR="00981C30" w:rsidRPr="00631BDE">
        <w:rPr>
          <w:rFonts w:ascii="Arial" w:hAnsi="Arial" w:cs="Arial"/>
        </w:rPr>
        <w:t>output</w:t>
      </w:r>
      <w:r w:rsidR="0099629E" w:rsidRPr="00631BDE">
        <w:rPr>
          <w:rFonts w:ascii="Arial" w:hAnsi="Arial" w:cs="Arial"/>
        </w:rPr>
        <w:t xml:space="preserve"> in each iteration are shown in the figure below.</w:t>
      </w:r>
    </w:p>
    <w:p w14:paraId="4B65B6C0" w14:textId="77777777" w:rsidR="00070BED" w:rsidRPr="00631BDE" w:rsidRDefault="003274F4" w:rsidP="00631BDE">
      <w:pPr>
        <w:keepNext/>
        <w:spacing w:line="276" w:lineRule="auto"/>
        <w:rPr>
          <w:rFonts w:ascii="Arial" w:hAnsi="Arial" w:cs="Arial"/>
        </w:rPr>
      </w:pPr>
      <w:r w:rsidRPr="00631BDE">
        <w:rPr>
          <w:rFonts w:ascii="Arial" w:hAnsi="Arial" w:cs="Arial"/>
          <w:noProof/>
        </w:rPr>
        <w:lastRenderedPageBreak/>
        <w:drawing>
          <wp:inline distT="0" distB="0" distL="0" distR="0" wp14:anchorId="0BE8F212" wp14:editId="15418ECB">
            <wp:extent cx="5943600" cy="2444115"/>
            <wp:effectExtent l="0" t="0" r="0" b="0"/>
            <wp:docPr id="11311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5943600" cy="2444115"/>
                    </a:xfrm>
                    <a:prstGeom prst="rect">
                      <a:avLst/>
                    </a:prstGeom>
                  </pic:spPr>
                </pic:pic>
              </a:graphicData>
            </a:graphic>
          </wp:inline>
        </w:drawing>
      </w:r>
    </w:p>
    <w:p w14:paraId="0BC04A20" w14:textId="446AFA6A" w:rsidR="00C543CB" w:rsidRPr="00631BDE" w:rsidRDefault="00070BED" w:rsidP="00631BDE">
      <w:pPr>
        <w:pStyle w:val="Caption"/>
        <w:framePr w:w="8355" w:h="256" w:hRule="exact" w:wrap="around" w:x="1869" w:y="12"/>
        <w:spacing w:line="276" w:lineRule="auto"/>
        <w:jc w:val="center"/>
        <w:rPr>
          <w:rFonts w:ascii="Arial" w:hAnsi="Arial" w:cs="Arial"/>
          <w:b w:val="0"/>
          <w:i/>
        </w:rPr>
      </w:pPr>
      <w:bookmarkStart w:id="57" w:name="_Toc184335677"/>
      <w:r w:rsidRPr="00631BDE">
        <w:rPr>
          <w:rFonts w:ascii="Arial" w:hAnsi="Arial" w:cs="Arial"/>
          <w:b w:val="0"/>
          <w:bCs w:val="0"/>
          <w:i/>
          <w:iCs/>
        </w:rPr>
        <w:t xml:space="preserve">Figure </w:t>
      </w:r>
      <w:r w:rsidRPr="00631BDE">
        <w:rPr>
          <w:rFonts w:ascii="Arial" w:hAnsi="Arial" w:cs="Arial"/>
          <w:b w:val="0"/>
          <w:bCs w:val="0"/>
          <w:i/>
          <w:iCs/>
        </w:rPr>
        <w:fldChar w:fldCharType="begin"/>
      </w:r>
      <w:r w:rsidRPr="00631BDE">
        <w:rPr>
          <w:rFonts w:ascii="Arial" w:hAnsi="Arial" w:cs="Arial"/>
          <w:b w:val="0"/>
          <w:bCs w:val="0"/>
          <w:i/>
          <w:iCs/>
        </w:rPr>
        <w:instrText xml:space="preserve"> SEQ Figure \* ARABIC </w:instrText>
      </w:r>
      <w:r w:rsidRPr="00631BDE">
        <w:rPr>
          <w:rFonts w:ascii="Arial" w:hAnsi="Arial" w:cs="Arial"/>
          <w:b w:val="0"/>
          <w:bCs w:val="0"/>
          <w:i/>
          <w:iCs/>
        </w:rPr>
        <w:fldChar w:fldCharType="separate"/>
      </w:r>
      <w:r w:rsidR="00C07716">
        <w:rPr>
          <w:rFonts w:ascii="Arial" w:hAnsi="Arial" w:cs="Arial"/>
          <w:b w:val="0"/>
          <w:bCs w:val="0"/>
          <w:i/>
          <w:iCs/>
          <w:noProof/>
        </w:rPr>
        <w:t>22</w:t>
      </w:r>
      <w:r w:rsidRPr="00631BDE">
        <w:rPr>
          <w:rFonts w:ascii="Arial" w:hAnsi="Arial" w:cs="Arial"/>
          <w:b w:val="0"/>
          <w:bCs w:val="0"/>
          <w:i/>
          <w:iCs/>
        </w:rPr>
        <w:fldChar w:fldCharType="end"/>
      </w:r>
      <w:r w:rsidRPr="00631BDE">
        <w:rPr>
          <w:rFonts w:ascii="Arial" w:hAnsi="Arial" w:cs="Arial"/>
          <w:b w:val="0"/>
          <w:bCs w:val="0"/>
          <w:i/>
          <w:iCs/>
        </w:rPr>
        <w:t>: Debug Print Statements (Potentiometer at 0)</w:t>
      </w:r>
      <w:bookmarkEnd w:id="57"/>
    </w:p>
    <w:p w14:paraId="5E62CEE9" w14:textId="1D9F4F1D" w:rsidR="00374623" w:rsidRPr="00631BDE" w:rsidRDefault="00374623" w:rsidP="00631BDE">
      <w:pPr>
        <w:keepNext/>
        <w:spacing w:line="276" w:lineRule="auto"/>
        <w:rPr>
          <w:rFonts w:ascii="Arial" w:hAnsi="Arial" w:cs="Arial"/>
        </w:rPr>
      </w:pPr>
    </w:p>
    <w:p w14:paraId="33FF961B" w14:textId="77777777" w:rsidR="00FB12BB" w:rsidRPr="00631BDE" w:rsidRDefault="00FB12BB" w:rsidP="00631BDE">
      <w:pPr>
        <w:spacing w:line="276" w:lineRule="auto"/>
        <w:rPr>
          <w:rFonts w:ascii="Arial" w:hAnsi="Arial" w:cs="Arial"/>
        </w:rPr>
      </w:pPr>
    </w:p>
    <w:p w14:paraId="733D311B" w14:textId="77777777" w:rsidR="00A52E48" w:rsidRPr="00631BDE" w:rsidRDefault="00A52E48" w:rsidP="00631BDE">
      <w:pPr>
        <w:spacing w:line="276" w:lineRule="auto"/>
        <w:rPr>
          <w:rFonts w:ascii="Arial" w:hAnsi="Arial" w:cs="Arial"/>
        </w:rPr>
      </w:pPr>
    </w:p>
    <w:p w14:paraId="174DAA34" w14:textId="4D7BDE92" w:rsidR="00241A37" w:rsidRPr="00631BDE" w:rsidRDefault="00241A37" w:rsidP="00631BDE">
      <w:pPr>
        <w:pStyle w:val="Heading2"/>
        <w:spacing w:before="0" w:after="0" w:line="276" w:lineRule="auto"/>
        <w:rPr>
          <w:rFonts w:ascii="Arial" w:hAnsi="Arial"/>
        </w:rPr>
      </w:pPr>
      <w:bookmarkStart w:id="58" w:name="_Toc184333864"/>
      <w:r w:rsidRPr="00631BDE">
        <w:rPr>
          <w:rFonts w:ascii="Arial" w:hAnsi="Arial"/>
        </w:rPr>
        <w:t>Subsystem Conclusion</w:t>
      </w:r>
      <w:bookmarkEnd w:id="58"/>
    </w:p>
    <w:p w14:paraId="5D65F6BB" w14:textId="77777777" w:rsidR="00FB12BB" w:rsidRPr="00631BDE" w:rsidRDefault="00FB12BB" w:rsidP="00631BDE">
      <w:pPr>
        <w:spacing w:line="276" w:lineRule="auto"/>
        <w:rPr>
          <w:rFonts w:ascii="Arial" w:hAnsi="Arial" w:cs="Arial"/>
        </w:rPr>
      </w:pPr>
    </w:p>
    <w:p w14:paraId="21D13174" w14:textId="77777777" w:rsidR="00FB12BB" w:rsidRPr="00631BDE" w:rsidRDefault="00FB12BB" w:rsidP="00631BDE">
      <w:pPr>
        <w:spacing w:line="276" w:lineRule="auto"/>
        <w:rPr>
          <w:rFonts w:ascii="Arial" w:hAnsi="Arial" w:cs="Arial"/>
        </w:rPr>
      </w:pPr>
      <w:r w:rsidRPr="00631BDE">
        <w:rPr>
          <w:rFonts w:ascii="Arial" w:hAnsi="Arial" w:cs="Arial"/>
        </w:rPr>
        <w:t>The objective next semester is to integrate the development board’s firmware onto the microcontroller subsystem. This should only involve changing pin names and calibrating for the other two subsystems, but there are likely to be more challenges, so I will need to continue adding comments and print statements to ensure a clean debugging process.</w:t>
      </w:r>
    </w:p>
    <w:p w14:paraId="708256AF" w14:textId="77777777" w:rsidR="008E6C41" w:rsidRPr="00631BDE" w:rsidRDefault="008E6C41" w:rsidP="00631BDE">
      <w:pPr>
        <w:spacing w:line="276" w:lineRule="auto"/>
        <w:rPr>
          <w:rFonts w:ascii="Arial" w:hAnsi="Arial" w:cs="Arial"/>
        </w:rPr>
      </w:pPr>
    </w:p>
    <w:p w14:paraId="05ADF3DE" w14:textId="15A829B0" w:rsidR="008E6C41" w:rsidRPr="00631BDE" w:rsidRDefault="008E6C41" w:rsidP="00631BDE">
      <w:pPr>
        <w:spacing w:line="276" w:lineRule="auto"/>
        <w:rPr>
          <w:rFonts w:ascii="Arial" w:hAnsi="Arial" w:cs="Arial"/>
        </w:rPr>
      </w:pPr>
      <w:r w:rsidRPr="00631BDE">
        <w:rPr>
          <w:rFonts w:ascii="Arial" w:hAnsi="Arial" w:cs="Arial"/>
        </w:rPr>
        <w:t xml:space="preserve">Another addition I will need to make to my code is to have a low signal for each of the three phases of my PWM signal. </w:t>
      </w:r>
      <w:r w:rsidR="00CF7DED" w:rsidRPr="00631BDE">
        <w:rPr>
          <w:rFonts w:ascii="Arial" w:hAnsi="Arial" w:cs="Arial"/>
        </w:rPr>
        <w:t xml:space="preserve">Upon </w:t>
      </w:r>
      <w:r w:rsidR="003F5A03" w:rsidRPr="00631BDE">
        <w:rPr>
          <w:rFonts w:ascii="Arial" w:hAnsi="Arial" w:cs="Arial"/>
        </w:rPr>
        <w:t>communicating with the other members of my group, they have requested that I generate these extra three signals.</w:t>
      </w:r>
    </w:p>
    <w:p w14:paraId="067E88E1" w14:textId="77777777" w:rsidR="000917FE" w:rsidRPr="00631BDE" w:rsidRDefault="000917FE" w:rsidP="00631BDE">
      <w:pPr>
        <w:spacing w:line="276" w:lineRule="auto"/>
        <w:rPr>
          <w:rFonts w:ascii="Arial" w:hAnsi="Arial" w:cs="Arial"/>
        </w:rPr>
      </w:pPr>
    </w:p>
    <w:p w14:paraId="58A64CE5" w14:textId="60407464" w:rsidR="000917FE" w:rsidRPr="00631BDE" w:rsidRDefault="000917FE" w:rsidP="00631BDE">
      <w:pPr>
        <w:spacing w:line="276" w:lineRule="auto"/>
        <w:rPr>
          <w:rFonts w:ascii="Arial" w:hAnsi="Arial" w:cs="Arial"/>
        </w:rPr>
      </w:pPr>
      <w:r w:rsidRPr="00631BDE">
        <w:rPr>
          <w:rFonts w:ascii="Arial" w:hAnsi="Arial" w:cs="Arial"/>
        </w:rPr>
        <w:t xml:space="preserve">One potential problem that may arise during integration is </w:t>
      </w:r>
      <w:r w:rsidRPr="00631BDE">
        <w:rPr>
          <w:rFonts w:ascii="Arial" w:hAnsi="Arial" w:cs="Arial"/>
        </w:rPr>
        <w:t>the</w:t>
      </w:r>
      <w:r w:rsidRPr="00631BDE">
        <w:rPr>
          <w:rFonts w:ascii="Arial" w:hAnsi="Arial" w:cs="Arial"/>
        </w:rPr>
        <w:t xml:space="preserve"> </w:t>
      </w:r>
      <w:r w:rsidR="00276770" w:rsidRPr="00631BDE">
        <w:rPr>
          <w:rFonts w:ascii="Arial" w:hAnsi="Arial" w:cs="Arial"/>
        </w:rPr>
        <w:t>need to calibrate</w:t>
      </w:r>
      <w:r w:rsidRPr="00631BDE">
        <w:rPr>
          <w:rFonts w:ascii="Arial" w:hAnsi="Arial" w:cs="Arial"/>
        </w:rPr>
        <w:t xml:space="preserve"> </w:t>
      </w:r>
      <w:r w:rsidR="00755DC7" w:rsidRPr="00631BDE">
        <w:rPr>
          <w:rFonts w:ascii="Arial" w:hAnsi="Arial" w:cs="Arial"/>
        </w:rPr>
        <w:t>the PWM signal’s</w:t>
      </w:r>
      <w:r w:rsidRPr="00631BDE">
        <w:rPr>
          <w:rFonts w:ascii="Arial" w:hAnsi="Arial" w:cs="Arial"/>
        </w:rPr>
        <w:t xml:space="preserve"> </w:t>
      </w:r>
      <w:r w:rsidR="009664A4" w:rsidRPr="00631BDE">
        <w:rPr>
          <w:rFonts w:ascii="Arial" w:hAnsi="Arial" w:cs="Arial"/>
        </w:rPr>
        <w:t xml:space="preserve">frequency </w:t>
      </w:r>
      <w:r w:rsidR="00DD4968" w:rsidRPr="00631BDE">
        <w:rPr>
          <w:rFonts w:ascii="Arial" w:hAnsi="Arial" w:cs="Arial"/>
        </w:rPr>
        <w:t xml:space="preserve">needed by the motor. I know I will need </w:t>
      </w:r>
      <w:r w:rsidR="009C35FA" w:rsidRPr="00631BDE">
        <w:rPr>
          <w:rFonts w:ascii="Arial" w:hAnsi="Arial" w:cs="Arial"/>
        </w:rPr>
        <w:t xml:space="preserve">to </w:t>
      </w:r>
      <w:r w:rsidR="00755DC7" w:rsidRPr="00631BDE">
        <w:rPr>
          <w:rFonts w:ascii="Arial" w:hAnsi="Arial" w:cs="Arial"/>
        </w:rPr>
        <w:t xml:space="preserve">calibrate this signal </w:t>
      </w:r>
      <w:r w:rsidR="005F3CF3" w:rsidRPr="00631BDE">
        <w:rPr>
          <w:rFonts w:ascii="Arial" w:hAnsi="Arial" w:cs="Arial"/>
        </w:rPr>
        <w:t>and do some troubleshooting because the program currently prints that its target frequenc</w:t>
      </w:r>
      <w:r w:rsidR="00F67718" w:rsidRPr="00631BDE">
        <w:rPr>
          <w:rFonts w:ascii="Arial" w:hAnsi="Arial" w:cs="Arial"/>
        </w:rPr>
        <w:t>ies are between 10-60Hz</w:t>
      </w:r>
      <w:r w:rsidR="003153E0" w:rsidRPr="00631BDE">
        <w:rPr>
          <w:rFonts w:ascii="Arial" w:hAnsi="Arial" w:cs="Arial"/>
        </w:rPr>
        <w:t xml:space="preserve">; upon observation of the output PWM waveforms on the oscilloscope, however, the signals are a lot slower than </w:t>
      </w:r>
      <w:r w:rsidR="007A30F6" w:rsidRPr="00631BDE">
        <w:rPr>
          <w:rFonts w:ascii="Arial" w:hAnsi="Arial" w:cs="Arial"/>
        </w:rPr>
        <w:t>that.</w:t>
      </w:r>
    </w:p>
    <w:p w14:paraId="5C6FAD22" w14:textId="77777777" w:rsidR="00D80925" w:rsidRPr="00631BDE" w:rsidRDefault="00D80925" w:rsidP="00631BDE">
      <w:pPr>
        <w:spacing w:line="276" w:lineRule="auto"/>
        <w:rPr>
          <w:rFonts w:ascii="Arial" w:hAnsi="Arial" w:cs="Arial"/>
        </w:rPr>
      </w:pPr>
    </w:p>
    <w:p w14:paraId="380EB8E2" w14:textId="31C3776D" w:rsidR="00D80925" w:rsidRPr="00631BDE" w:rsidRDefault="00D80925" w:rsidP="00631BDE">
      <w:pPr>
        <w:spacing w:line="276" w:lineRule="auto"/>
        <w:rPr>
          <w:rFonts w:ascii="Arial" w:hAnsi="Arial" w:cs="Arial"/>
        </w:rPr>
      </w:pPr>
      <w:r w:rsidRPr="00631BDE">
        <w:rPr>
          <w:rFonts w:ascii="Arial" w:hAnsi="Arial" w:cs="Arial"/>
        </w:rPr>
        <w:t xml:space="preserve">Overall I have completed this semester’s objective </w:t>
      </w:r>
      <w:r w:rsidR="00B96E87" w:rsidRPr="00631BDE">
        <w:rPr>
          <w:rFonts w:ascii="Arial" w:hAnsi="Arial" w:cs="Arial"/>
        </w:rPr>
        <w:t xml:space="preserve">for my subsystem and am ready to integrate with the other subsystems in the Spring in ECEN 404. </w:t>
      </w:r>
    </w:p>
    <w:p w14:paraId="67B35765" w14:textId="77777777" w:rsidR="00241A37" w:rsidRPr="00631BDE" w:rsidRDefault="00241A37" w:rsidP="00631BDE">
      <w:pPr>
        <w:spacing w:line="276" w:lineRule="auto"/>
        <w:rPr>
          <w:rFonts w:ascii="Arial" w:hAnsi="Arial" w:cs="Arial"/>
        </w:rPr>
      </w:pPr>
    </w:p>
    <w:p w14:paraId="63330E1C" w14:textId="46F9A00E" w:rsidR="21352672" w:rsidRPr="00631BDE" w:rsidRDefault="21352672" w:rsidP="00631BDE">
      <w:pPr>
        <w:spacing w:line="276" w:lineRule="auto"/>
        <w:rPr>
          <w:rFonts w:ascii="Arial" w:hAnsi="Arial" w:cs="Arial"/>
        </w:rPr>
      </w:pPr>
    </w:p>
    <w:p w14:paraId="0214C2DF" w14:textId="442C06F0" w:rsidR="00FB782F" w:rsidRPr="00631BDE" w:rsidRDefault="00FB782F" w:rsidP="00631BDE">
      <w:pPr>
        <w:pStyle w:val="Heading2"/>
        <w:numPr>
          <w:ilvl w:val="0"/>
          <w:numId w:val="0"/>
        </w:numPr>
        <w:spacing w:before="0" w:after="0" w:line="276" w:lineRule="auto"/>
        <w:rPr>
          <w:rFonts w:ascii="Arial" w:eastAsia="Arial" w:hAnsi="Arial"/>
        </w:rPr>
      </w:pPr>
    </w:p>
    <w:sectPr w:rsidR="00FB782F" w:rsidRPr="00631BDE" w:rsidSect="000D4E26">
      <w:headerReference w:type="first" r:id="rId41"/>
      <w:footerReference w:type="first" r:id="rId42"/>
      <w:endnotePr>
        <w:numFmt w:val="decimal"/>
      </w:endnotePr>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7A670A" w14:textId="77777777" w:rsidR="00DC1191" w:rsidRPr="008E43FF" w:rsidRDefault="00DC1191" w:rsidP="008E43FF">
      <w:pPr>
        <w:pStyle w:val="Footer"/>
      </w:pPr>
    </w:p>
  </w:endnote>
  <w:endnote w:type="continuationSeparator" w:id="0">
    <w:p w14:paraId="50550042" w14:textId="77777777" w:rsidR="00DC1191" w:rsidRDefault="00DC1191" w:rsidP="00151371">
      <w:r>
        <w:continuationSeparator/>
      </w:r>
    </w:p>
  </w:endnote>
  <w:endnote w:type="continuationNotice" w:id="1">
    <w:p w14:paraId="25737586" w14:textId="77777777" w:rsidR="00DC1191" w:rsidRDefault="00DC11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Myriad Pro Light">
    <w:altName w:val="Arial"/>
    <w:panose1 w:val="00000000000000000000"/>
    <w:charset w:val="00"/>
    <w:family w:val="swiss"/>
    <w:notTrueType/>
    <w:pitch w:val="variable"/>
    <w:sig w:usb0="20000287"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B5E017" w14:textId="77777777" w:rsidR="00EE1D22" w:rsidRDefault="00FD4FF8" w:rsidP="00FA617B">
    <w:pPr>
      <w:pStyle w:val="Footer"/>
    </w:pPr>
    <w:r>
      <w:tab/>
    </w:r>
  </w:p>
  <w:p w14:paraId="0406EB33" w14:textId="77777777" w:rsidR="00FD4FF8" w:rsidRDefault="00FD4FF8" w:rsidP="00FA617B">
    <w:pPr>
      <w:pStyle w:val="Footer"/>
    </w:pPr>
    <w:r>
      <w:tab/>
    </w:r>
  </w:p>
  <w:p w14:paraId="0724A186" w14:textId="7C8B3897" w:rsidR="00FD4FF8" w:rsidRDefault="00FD4FF8" w:rsidP="00FA617B">
    <w:pPr>
      <w:pStyle w:val="Footer"/>
    </w:pPr>
    <w:ins w:id="1" w:author="Regan, Ryan" w:date="2024-12-05T20:22:00Z" w16du:dateUtc="2024-12-06T02:22:00Z">
      <w:r>
        <w:tab/>
      </w:r>
    </w:ins>
  </w:p>
  <w:p w14:paraId="2355521F" w14:textId="77777777" w:rsidR="00FD4FF8" w:rsidRDefault="00FD4FF8" w:rsidP="0035377E">
    <w:pPr>
      <w:pStyle w:val="Footer"/>
      <w:tabs>
        <w:tab w:val="clear" w:pos="4680"/>
        <w:tab w:val="clear" w:pos="9360"/>
        <w:tab w:val="left" w:pos="7008"/>
      </w:tabs>
      <w:jc w:val="left"/>
    </w:pPr>
  </w:p>
  <w:p w14:paraId="1B3C2AD5" w14:textId="77777777" w:rsidR="00FD4FF8" w:rsidRDefault="00FD4FF8" w:rsidP="0035377E">
    <w:pPr>
      <w:pStyle w:val="Footer"/>
      <w:tabs>
        <w:tab w:val="clear" w:pos="4680"/>
        <w:tab w:val="clear" w:pos="9360"/>
        <w:tab w:val="left" w:pos="7008"/>
      </w:tabs>
      <w:jc w:val="left"/>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690876" w14:textId="77777777" w:rsidR="00FD4FF8" w:rsidRDefault="00FD4FF8" w:rsidP="00CE5A76">
    <w:pPr>
      <w:pStyle w:val="Footer"/>
      <w:jc w:val="center"/>
    </w:pPr>
  </w:p>
  <w:p w14:paraId="3B766744" w14:textId="77777777" w:rsidR="00FD4FF8" w:rsidRDefault="00FD4FF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D80CFB" w14:textId="6BBEDC0D" w:rsidR="00FD4FF8" w:rsidRPr="00730B1B" w:rsidRDefault="00FD4FF8" w:rsidP="00375F12">
    <w:pPr>
      <w:pStyle w:val="Footer"/>
      <w:rPr>
        <w:rFonts w:ascii="Arial" w:hAnsi="Arial" w:cs="Arial"/>
      </w:rPr>
    </w:pPr>
    <w:r>
      <w:tab/>
    </w:r>
    <w:r>
      <w:tab/>
    </w:r>
    <w:r w:rsidRPr="00730B1B">
      <w:rPr>
        <w:rFonts w:ascii="Arial" w:hAnsi="Arial" w:cs="Arial"/>
      </w:rPr>
      <w:fldChar w:fldCharType="begin"/>
    </w:r>
    <w:r w:rsidRPr="00730B1B">
      <w:rPr>
        <w:rFonts w:ascii="Arial" w:hAnsi="Arial" w:cs="Arial"/>
      </w:rPr>
      <w:instrText xml:space="preserve"> PAGE </w:instrText>
    </w:r>
    <w:r w:rsidRPr="00730B1B">
      <w:rPr>
        <w:rFonts w:ascii="Arial" w:hAnsi="Arial" w:cs="Arial"/>
      </w:rPr>
      <w:fldChar w:fldCharType="separate"/>
    </w:r>
    <w:r w:rsidR="00A518B3">
      <w:rPr>
        <w:rFonts w:ascii="Arial" w:hAnsi="Arial" w:cs="Arial"/>
        <w:noProof/>
      </w:rPr>
      <w:t>9</w:t>
    </w:r>
    <w:r w:rsidRPr="00730B1B">
      <w:rPr>
        <w:rFonts w:ascii="Arial" w:hAnsi="Arial" w:cs="Arial"/>
        <w:noProof/>
      </w:rPr>
      <w:fldChar w:fldCharType="end"/>
    </w:r>
  </w:p>
  <w:p w14:paraId="3476B0A2" w14:textId="77777777" w:rsidR="00FD4FF8" w:rsidRDefault="00FD4FF8" w:rsidP="00CE5A7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0FC380" w14:textId="5A557996" w:rsidR="00FD4FF8" w:rsidRPr="00922E37" w:rsidRDefault="00FD4FF8" w:rsidP="00375F12">
    <w:pPr>
      <w:pStyle w:val="Footer"/>
      <w:jc w:val="center"/>
    </w:pPr>
    <w:r>
      <w:tab/>
    </w:r>
    <w:r>
      <w:tab/>
    </w:r>
    <w:r>
      <w:fldChar w:fldCharType="begin"/>
    </w:r>
    <w:r>
      <w:instrText xml:space="preserve"> PAGE </w:instrText>
    </w:r>
    <w:r>
      <w:fldChar w:fldCharType="separate"/>
    </w:r>
    <w:r w:rsidR="00A518B3">
      <w:rPr>
        <w:noProof/>
      </w:rPr>
      <w:t>1</w:t>
    </w:r>
    <w:r>
      <w:rPr>
        <w:noProof/>
      </w:rPr>
      <w:fldChar w:fldCharType="end"/>
    </w:r>
  </w:p>
  <w:p w14:paraId="12CBFCF0" w14:textId="77777777" w:rsidR="00FD4FF8" w:rsidRPr="00737FF6" w:rsidRDefault="00FD4FF8" w:rsidP="00CE5A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DC34AB" w14:textId="77777777" w:rsidR="00DC1191" w:rsidRDefault="00DC1191" w:rsidP="00151371">
      <w:r>
        <w:separator/>
      </w:r>
    </w:p>
  </w:footnote>
  <w:footnote w:type="continuationSeparator" w:id="0">
    <w:p w14:paraId="6B53D017" w14:textId="77777777" w:rsidR="00DC1191" w:rsidRDefault="00DC1191" w:rsidP="00151371">
      <w:r>
        <w:continuationSeparator/>
      </w:r>
    </w:p>
  </w:footnote>
  <w:footnote w:type="continuationNotice" w:id="1">
    <w:p w14:paraId="3637FBC4" w14:textId="77777777" w:rsidR="00DC1191" w:rsidRDefault="00DC119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35E6EC" w14:textId="77777777" w:rsidR="001729A3" w:rsidRDefault="001729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15AD07" w14:textId="77777777" w:rsidR="00FD4FF8" w:rsidRDefault="00FD4FF8" w:rsidP="00227CC6">
    <w:pPr>
      <w:pStyle w:val="Header"/>
      <w:jc w:val="right"/>
    </w:pPr>
    <w:r w:rsidRPr="00E929A1">
      <w:t>Calibrated LWIR Raw Video Data Collection - Gold Standard – Test 1</w:t>
    </w:r>
    <w:r>
      <w:tab/>
      <w:t>Revision  -</w:t>
    </w:r>
  </w:p>
  <w:p w14:paraId="099BE872" w14:textId="77777777" w:rsidR="00FD4FF8" w:rsidRDefault="00FD4FF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65E2817" w14:paraId="4400507D" w14:textId="77777777" w:rsidTr="565E2817">
      <w:trPr>
        <w:trHeight w:val="300"/>
      </w:trPr>
      <w:tc>
        <w:tcPr>
          <w:tcW w:w="3120" w:type="dxa"/>
        </w:tcPr>
        <w:p w14:paraId="2E0EEBD3" w14:textId="5E49F568" w:rsidR="565E2817" w:rsidRDefault="565E2817" w:rsidP="565E2817">
          <w:pPr>
            <w:ind w:left="-115"/>
            <w:jc w:val="left"/>
          </w:pPr>
        </w:p>
      </w:tc>
      <w:tc>
        <w:tcPr>
          <w:tcW w:w="3120" w:type="dxa"/>
        </w:tcPr>
        <w:p w14:paraId="4BC36FBD" w14:textId="6967C8D3" w:rsidR="565E2817" w:rsidRDefault="565E2817" w:rsidP="565E2817">
          <w:pPr>
            <w:jc w:val="center"/>
          </w:pPr>
        </w:p>
      </w:tc>
      <w:tc>
        <w:tcPr>
          <w:tcW w:w="3120" w:type="dxa"/>
        </w:tcPr>
        <w:p w14:paraId="6EF8569F" w14:textId="30592A2D" w:rsidR="565E2817" w:rsidRDefault="565E2817" w:rsidP="565E2817">
          <w:pPr>
            <w:ind w:right="-115"/>
            <w:jc w:val="right"/>
          </w:pPr>
        </w:p>
      </w:tc>
    </w:tr>
  </w:tbl>
  <w:p w14:paraId="5A24DB4A" w14:textId="15D90A02" w:rsidR="00C50826" w:rsidRDefault="00C5082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B22873" w14:textId="69A227D9" w:rsidR="00FD4FF8" w:rsidRPr="00730B1B" w:rsidRDefault="00162D40" w:rsidP="17A51FB7">
    <w:pPr>
      <w:pStyle w:val="Header"/>
      <w:rPr>
        <w:rFonts w:ascii="Arial" w:hAnsi="Arial" w:cs="Arial"/>
      </w:rPr>
    </w:pPr>
    <w:r>
      <w:rPr>
        <w:rFonts w:ascii="Arial" w:hAnsi="Arial" w:cs="Arial"/>
      </w:rPr>
      <w:t>Subsystem Report</w:t>
    </w:r>
    <w:r w:rsidR="17A51FB7" w:rsidRPr="17A51FB7">
      <w:rPr>
        <w:rFonts w:ascii="Arial" w:hAnsi="Arial" w:cs="Arial"/>
      </w:rPr>
      <w:t xml:space="preserve"> </w:t>
    </w:r>
    <w:r w:rsidR="00FD4FF8">
      <w:tab/>
    </w:r>
    <w:r w:rsidR="00FD4FF8">
      <w:tab/>
    </w:r>
    <w:r w:rsidR="17A51FB7" w:rsidRPr="17A51FB7">
      <w:rPr>
        <w:rFonts w:ascii="Arial" w:hAnsi="Arial" w:cs="Arial"/>
      </w:rPr>
      <w:t xml:space="preserve">Revision </w:t>
    </w:r>
    <w:r w:rsidR="006D51B1">
      <w:rPr>
        <w:rFonts w:ascii="Arial" w:hAnsi="Arial" w:cs="Arial"/>
      </w:rPr>
      <w:t xml:space="preserve">- </w:t>
    </w:r>
    <w:r w:rsidR="17A51FB7" w:rsidRPr="17A51FB7">
      <w:rPr>
        <w:rFonts w:ascii="Arial" w:hAnsi="Arial" w:cs="Arial"/>
      </w:rPr>
      <w:t>0</w:t>
    </w:r>
  </w:p>
  <w:p w14:paraId="702D5F9E" w14:textId="0198C30E" w:rsidR="17A51FB7" w:rsidRDefault="17A51FB7" w:rsidP="17A51FB7">
    <w:pPr>
      <w:pStyle w:val="Header"/>
      <w:spacing w:line="259" w:lineRule="auto"/>
    </w:pPr>
    <w:r w:rsidRPr="17A51FB7">
      <w:rPr>
        <w:rFonts w:ascii="Arial" w:hAnsi="Arial" w:cs="Arial"/>
      </w:rPr>
      <w:t>VFD Motor Control</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65E2817" w14:paraId="4BD63AE8" w14:textId="77777777" w:rsidTr="565E2817">
      <w:trPr>
        <w:trHeight w:val="300"/>
      </w:trPr>
      <w:tc>
        <w:tcPr>
          <w:tcW w:w="3120" w:type="dxa"/>
        </w:tcPr>
        <w:p w14:paraId="43CE904C" w14:textId="6FC425CF" w:rsidR="565E2817" w:rsidRDefault="565E2817" w:rsidP="565E2817">
          <w:pPr>
            <w:ind w:left="-115"/>
            <w:jc w:val="left"/>
          </w:pPr>
        </w:p>
      </w:tc>
      <w:tc>
        <w:tcPr>
          <w:tcW w:w="3120" w:type="dxa"/>
        </w:tcPr>
        <w:p w14:paraId="5410E4A8" w14:textId="1F29E84A" w:rsidR="565E2817" w:rsidRDefault="565E2817" w:rsidP="565E2817">
          <w:pPr>
            <w:jc w:val="center"/>
          </w:pPr>
        </w:p>
      </w:tc>
      <w:tc>
        <w:tcPr>
          <w:tcW w:w="3120" w:type="dxa"/>
        </w:tcPr>
        <w:p w14:paraId="6ED634C5" w14:textId="611D1E28" w:rsidR="565E2817" w:rsidRDefault="565E2817" w:rsidP="565E2817">
          <w:pPr>
            <w:ind w:right="-115"/>
            <w:jc w:val="right"/>
          </w:pPr>
        </w:p>
      </w:tc>
    </w:tr>
  </w:tbl>
  <w:p w14:paraId="0ACAFF2E" w14:textId="769B3102" w:rsidR="00C50826" w:rsidRDefault="00C5082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E4FC8B" w14:textId="0E873F57" w:rsidR="00FD4FF8" w:rsidRPr="00730B1B" w:rsidRDefault="001729A3" w:rsidP="00FA617B">
    <w:pPr>
      <w:pStyle w:val="Header"/>
      <w:tabs>
        <w:tab w:val="clear" w:pos="4680"/>
      </w:tabs>
      <w:rPr>
        <w:rFonts w:ascii="Arial" w:hAnsi="Arial" w:cs="Arial"/>
      </w:rPr>
    </w:pPr>
    <w:r>
      <w:rPr>
        <w:rFonts w:ascii="Arial" w:hAnsi="Arial" w:cs="Arial"/>
      </w:rPr>
      <w:t>Subsystem Report</w:t>
    </w:r>
    <w:r w:rsidR="00FD4FF8">
      <w:tab/>
    </w:r>
    <w:r w:rsidR="17A51FB7" w:rsidRPr="17A51FB7">
      <w:rPr>
        <w:rFonts w:ascii="Arial" w:hAnsi="Arial" w:cs="Arial"/>
      </w:rPr>
      <w:t xml:space="preserve"> Revision</w:t>
    </w:r>
    <w:r w:rsidR="002E4D70">
      <w:rPr>
        <w:rFonts w:ascii="Arial" w:hAnsi="Arial" w:cs="Arial"/>
      </w:rPr>
      <w:t xml:space="preserve"> </w:t>
    </w:r>
    <w:r w:rsidR="0078489A">
      <w:rPr>
        <w:rFonts w:ascii="Arial" w:hAnsi="Arial" w:cs="Arial"/>
      </w:rPr>
      <w:t>-</w:t>
    </w:r>
    <w:r w:rsidR="002E4D70">
      <w:rPr>
        <w:rFonts w:ascii="Arial" w:hAnsi="Arial" w:cs="Arial"/>
      </w:rPr>
      <w:t xml:space="preserve"> </w:t>
    </w:r>
    <w:r w:rsidR="17A51FB7" w:rsidRPr="17A51FB7">
      <w:rPr>
        <w:rFonts w:ascii="Arial" w:hAnsi="Arial" w:cs="Arial"/>
      </w:rPr>
      <w:t>0</w:t>
    </w:r>
  </w:p>
  <w:p w14:paraId="7D7A3DA5" w14:textId="0218553B" w:rsidR="00FD4FF8" w:rsidRDefault="00C50826" w:rsidP="00FA617B">
    <w:pPr>
      <w:pStyle w:val="Header"/>
    </w:pPr>
    <w:r>
      <w:rPr>
        <w:rFonts w:ascii="Arial" w:hAnsi="Arial" w:cs="Arial"/>
      </w:rPr>
      <w:t>VFD Motor Control</w:t>
    </w:r>
    <w:r w:rsidR="00FD4FF8">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2C70035"/>
    <w:multiLevelType w:val="multilevel"/>
    <w:tmpl w:val="26D64A2A"/>
    <w:lvl w:ilvl="0">
      <w:start w:val="1"/>
      <w:numFmt w:val="decimal"/>
      <w:pStyle w:val="Heading1"/>
      <w:lvlText w:val="%1."/>
      <w:lvlJc w:val="left"/>
      <w:pPr>
        <w:tabs>
          <w:tab w:val="num" w:pos="882"/>
        </w:tabs>
        <w:ind w:left="882" w:hanging="432"/>
      </w:pPr>
      <w:rPr>
        <w:rFonts w:cs="Times New Roman"/>
        <w:b/>
      </w:rPr>
    </w:lvl>
    <w:lvl w:ilvl="1">
      <w:start w:val="1"/>
      <w:numFmt w:val="decimal"/>
      <w:pStyle w:val="Heading2"/>
      <w:lvlText w:val="%1.%2."/>
      <w:lvlJc w:val="left"/>
      <w:pPr>
        <w:tabs>
          <w:tab w:val="num" w:pos="2736"/>
        </w:tabs>
        <w:ind w:left="273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1" w15:restartNumberingAfterBreak="0">
    <w:nsid w:val="5A3D1ACC"/>
    <w:multiLevelType w:val="hybridMultilevel"/>
    <w:tmpl w:val="58C63654"/>
    <w:styleLink w:val="LTBULLET1"/>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15:restartNumberingAfterBreak="0">
    <w:nsid w:val="6320A02C"/>
    <w:multiLevelType w:val="hybridMultilevel"/>
    <w:tmpl w:val="C6BA7706"/>
    <w:lvl w:ilvl="0" w:tplc="838C21CE">
      <w:start w:val="1"/>
      <w:numFmt w:val="decimal"/>
      <w:lvlText w:val="%1."/>
      <w:lvlJc w:val="left"/>
      <w:pPr>
        <w:ind w:left="720" w:hanging="360"/>
      </w:pPr>
    </w:lvl>
    <w:lvl w:ilvl="1" w:tplc="667E9078">
      <w:start w:val="1"/>
      <w:numFmt w:val="lowerLetter"/>
      <w:lvlText w:val="%2."/>
      <w:lvlJc w:val="left"/>
      <w:pPr>
        <w:ind w:left="1440" w:hanging="360"/>
      </w:pPr>
    </w:lvl>
    <w:lvl w:ilvl="2" w:tplc="F61C572E">
      <w:start w:val="1"/>
      <w:numFmt w:val="lowerRoman"/>
      <w:lvlText w:val="%3."/>
      <w:lvlJc w:val="right"/>
      <w:pPr>
        <w:ind w:left="2160" w:hanging="180"/>
      </w:pPr>
    </w:lvl>
    <w:lvl w:ilvl="3" w:tplc="F2F09234">
      <w:start w:val="1"/>
      <w:numFmt w:val="decimal"/>
      <w:lvlText w:val="%4."/>
      <w:lvlJc w:val="left"/>
      <w:pPr>
        <w:ind w:left="2880" w:hanging="360"/>
      </w:pPr>
    </w:lvl>
    <w:lvl w:ilvl="4" w:tplc="3DA8D9F2">
      <w:start w:val="1"/>
      <w:numFmt w:val="lowerLetter"/>
      <w:lvlText w:val="%5."/>
      <w:lvlJc w:val="left"/>
      <w:pPr>
        <w:ind w:left="3600" w:hanging="360"/>
      </w:pPr>
    </w:lvl>
    <w:lvl w:ilvl="5" w:tplc="B16AE130">
      <w:start w:val="1"/>
      <w:numFmt w:val="lowerRoman"/>
      <w:lvlText w:val="%6."/>
      <w:lvlJc w:val="right"/>
      <w:pPr>
        <w:ind w:left="4320" w:hanging="180"/>
      </w:pPr>
    </w:lvl>
    <w:lvl w:ilvl="6" w:tplc="7E76D4DC">
      <w:start w:val="1"/>
      <w:numFmt w:val="decimal"/>
      <w:lvlText w:val="%7."/>
      <w:lvlJc w:val="left"/>
      <w:pPr>
        <w:ind w:left="5040" w:hanging="360"/>
      </w:pPr>
    </w:lvl>
    <w:lvl w:ilvl="7" w:tplc="726AC5EA">
      <w:start w:val="1"/>
      <w:numFmt w:val="lowerLetter"/>
      <w:lvlText w:val="%8."/>
      <w:lvlJc w:val="left"/>
      <w:pPr>
        <w:ind w:left="5760" w:hanging="360"/>
      </w:pPr>
    </w:lvl>
    <w:lvl w:ilvl="8" w:tplc="5094A9CE">
      <w:start w:val="1"/>
      <w:numFmt w:val="lowerRoman"/>
      <w:lvlText w:val="%9."/>
      <w:lvlJc w:val="right"/>
      <w:pPr>
        <w:ind w:left="6480" w:hanging="180"/>
      </w:pPr>
    </w:lvl>
  </w:abstractNum>
  <w:num w:numId="1" w16cid:durableId="64508828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97204889">
    <w:abstractNumId w:val="0"/>
  </w:num>
  <w:num w:numId="3" w16cid:durableId="525172381">
    <w:abstractNumId w:val="1"/>
  </w:num>
  <w:num w:numId="4" w16cid:durableId="995957615">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00"/>
  <w:displayHorizontalDrawingGridEvery w:val="2"/>
  <w:characterSpacingControl w:val="doNotCompress"/>
  <w:hdrShapeDefaults>
    <o:shapedefaults v:ext="edit" spidmax="2050"/>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QxMbKwMDYwNDA2sTRV0lEKTi0uzszPAykwqgUAYZSYwywAAAA="/>
    <w:docVar w:name="_AMO_ReportControlsVisible" w:val="Empty"/>
    <w:docVar w:name="_AMO_UniqueIdentifier" w:val="1de1c38e-8382-44fd-8057-5653de2074ca"/>
  </w:docVars>
  <w:rsids>
    <w:rsidRoot w:val="00151371"/>
    <w:rsid w:val="00000381"/>
    <w:rsid w:val="000003B9"/>
    <w:rsid w:val="00000C22"/>
    <w:rsid w:val="00000E70"/>
    <w:rsid w:val="00001E5A"/>
    <w:rsid w:val="00001FBD"/>
    <w:rsid w:val="000024D3"/>
    <w:rsid w:val="00002B60"/>
    <w:rsid w:val="00002BDB"/>
    <w:rsid w:val="00003693"/>
    <w:rsid w:val="00003762"/>
    <w:rsid w:val="0000452D"/>
    <w:rsid w:val="00004F94"/>
    <w:rsid w:val="0000680B"/>
    <w:rsid w:val="00007D69"/>
    <w:rsid w:val="00007E2E"/>
    <w:rsid w:val="000113AA"/>
    <w:rsid w:val="00011A6B"/>
    <w:rsid w:val="00011C4F"/>
    <w:rsid w:val="00012DF4"/>
    <w:rsid w:val="000136F9"/>
    <w:rsid w:val="00013B2B"/>
    <w:rsid w:val="00013EE1"/>
    <w:rsid w:val="0001457D"/>
    <w:rsid w:val="00016129"/>
    <w:rsid w:val="000169DD"/>
    <w:rsid w:val="00016AA7"/>
    <w:rsid w:val="00016AFC"/>
    <w:rsid w:val="000170AD"/>
    <w:rsid w:val="0001768B"/>
    <w:rsid w:val="00017907"/>
    <w:rsid w:val="00017E5F"/>
    <w:rsid w:val="00017F5F"/>
    <w:rsid w:val="00017FD8"/>
    <w:rsid w:val="0002122D"/>
    <w:rsid w:val="00022339"/>
    <w:rsid w:val="0002379F"/>
    <w:rsid w:val="00023BB3"/>
    <w:rsid w:val="00024216"/>
    <w:rsid w:val="00024510"/>
    <w:rsid w:val="00024751"/>
    <w:rsid w:val="00024AE4"/>
    <w:rsid w:val="00024E82"/>
    <w:rsid w:val="00024E86"/>
    <w:rsid w:val="00025440"/>
    <w:rsid w:val="00026390"/>
    <w:rsid w:val="00026795"/>
    <w:rsid w:val="00027982"/>
    <w:rsid w:val="00027D8F"/>
    <w:rsid w:val="00027EFF"/>
    <w:rsid w:val="000305A1"/>
    <w:rsid w:val="00030998"/>
    <w:rsid w:val="0003178C"/>
    <w:rsid w:val="000332C6"/>
    <w:rsid w:val="0003390D"/>
    <w:rsid w:val="00033A99"/>
    <w:rsid w:val="00034A43"/>
    <w:rsid w:val="0003682F"/>
    <w:rsid w:val="00037209"/>
    <w:rsid w:val="000373BD"/>
    <w:rsid w:val="000375DB"/>
    <w:rsid w:val="000404EE"/>
    <w:rsid w:val="00042F87"/>
    <w:rsid w:val="00043D9F"/>
    <w:rsid w:val="0004455B"/>
    <w:rsid w:val="00044C45"/>
    <w:rsid w:val="00044D87"/>
    <w:rsid w:val="00044D91"/>
    <w:rsid w:val="00044EFC"/>
    <w:rsid w:val="00045216"/>
    <w:rsid w:val="00045EAE"/>
    <w:rsid w:val="00046F94"/>
    <w:rsid w:val="000475A3"/>
    <w:rsid w:val="00047E80"/>
    <w:rsid w:val="0005064C"/>
    <w:rsid w:val="00050651"/>
    <w:rsid w:val="000510A0"/>
    <w:rsid w:val="000510FB"/>
    <w:rsid w:val="0005119F"/>
    <w:rsid w:val="000537A8"/>
    <w:rsid w:val="00053AAE"/>
    <w:rsid w:val="00053C4A"/>
    <w:rsid w:val="00054888"/>
    <w:rsid w:val="00054A03"/>
    <w:rsid w:val="00054C05"/>
    <w:rsid w:val="00054E67"/>
    <w:rsid w:val="0005549A"/>
    <w:rsid w:val="000564DD"/>
    <w:rsid w:val="00056880"/>
    <w:rsid w:val="0005694E"/>
    <w:rsid w:val="00056C28"/>
    <w:rsid w:val="00056FB7"/>
    <w:rsid w:val="00057CD3"/>
    <w:rsid w:val="00060539"/>
    <w:rsid w:val="00060DFD"/>
    <w:rsid w:val="00061079"/>
    <w:rsid w:val="00061662"/>
    <w:rsid w:val="00061894"/>
    <w:rsid w:val="000623D2"/>
    <w:rsid w:val="000638BF"/>
    <w:rsid w:val="00064756"/>
    <w:rsid w:val="0006477D"/>
    <w:rsid w:val="00066B51"/>
    <w:rsid w:val="00066CEC"/>
    <w:rsid w:val="000670B0"/>
    <w:rsid w:val="00067287"/>
    <w:rsid w:val="00070404"/>
    <w:rsid w:val="00070BED"/>
    <w:rsid w:val="00070F48"/>
    <w:rsid w:val="00071414"/>
    <w:rsid w:val="00071CA4"/>
    <w:rsid w:val="00072028"/>
    <w:rsid w:val="00072AB7"/>
    <w:rsid w:val="0007343E"/>
    <w:rsid w:val="000734F9"/>
    <w:rsid w:val="00073682"/>
    <w:rsid w:val="00073890"/>
    <w:rsid w:val="00073A9A"/>
    <w:rsid w:val="0007439D"/>
    <w:rsid w:val="00074D16"/>
    <w:rsid w:val="0007511A"/>
    <w:rsid w:val="00075282"/>
    <w:rsid w:val="00075FCD"/>
    <w:rsid w:val="000768B2"/>
    <w:rsid w:val="00076D31"/>
    <w:rsid w:val="00077DD1"/>
    <w:rsid w:val="00080425"/>
    <w:rsid w:val="00080FF9"/>
    <w:rsid w:val="000810A6"/>
    <w:rsid w:val="000814C7"/>
    <w:rsid w:val="00081866"/>
    <w:rsid w:val="000818D9"/>
    <w:rsid w:val="00081A7F"/>
    <w:rsid w:val="00081C42"/>
    <w:rsid w:val="00083EBF"/>
    <w:rsid w:val="000845B4"/>
    <w:rsid w:val="000857C3"/>
    <w:rsid w:val="000860DA"/>
    <w:rsid w:val="00087303"/>
    <w:rsid w:val="00087C17"/>
    <w:rsid w:val="00087F5E"/>
    <w:rsid w:val="0009018C"/>
    <w:rsid w:val="00090D70"/>
    <w:rsid w:val="000917FE"/>
    <w:rsid w:val="00091A3B"/>
    <w:rsid w:val="00092AA6"/>
    <w:rsid w:val="0009324F"/>
    <w:rsid w:val="00093627"/>
    <w:rsid w:val="00093D60"/>
    <w:rsid w:val="00094362"/>
    <w:rsid w:val="00094EA7"/>
    <w:rsid w:val="00095C80"/>
    <w:rsid w:val="00095E8E"/>
    <w:rsid w:val="00096A3D"/>
    <w:rsid w:val="00096B0D"/>
    <w:rsid w:val="00096D2A"/>
    <w:rsid w:val="000A0A9D"/>
    <w:rsid w:val="000A0BB3"/>
    <w:rsid w:val="000A15D6"/>
    <w:rsid w:val="000A20DF"/>
    <w:rsid w:val="000A3EB2"/>
    <w:rsid w:val="000A5CEB"/>
    <w:rsid w:val="000A6167"/>
    <w:rsid w:val="000A621C"/>
    <w:rsid w:val="000A6C54"/>
    <w:rsid w:val="000A726A"/>
    <w:rsid w:val="000A77BC"/>
    <w:rsid w:val="000A7AA0"/>
    <w:rsid w:val="000B0C8C"/>
    <w:rsid w:val="000B0D3A"/>
    <w:rsid w:val="000B0E88"/>
    <w:rsid w:val="000B112A"/>
    <w:rsid w:val="000B1131"/>
    <w:rsid w:val="000B28F4"/>
    <w:rsid w:val="000B31E1"/>
    <w:rsid w:val="000B33C8"/>
    <w:rsid w:val="000B34BD"/>
    <w:rsid w:val="000B5600"/>
    <w:rsid w:val="000B5864"/>
    <w:rsid w:val="000B6032"/>
    <w:rsid w:val="000B61FF"/>
    <w:rsid w:val="000B65AB"/>
    <w:rsid w:val="000B65EF"/>
    <w:rsid w:val="000B75A2"/>
    <w:rsid w:val="000B797B"/>
    <w:rsid w:val="000C00DF"/>
    <w:rsid w:val="000C03F8"/>
    <w:rsid w:val="000C059C"/>
    <w:rsid w:val="000C0ACF"/>
    <w:rsid w:val="000C0B7F"/>
    <w:rsid w:val="000C1D18"/>
    <w:rsid w:val="000C28B2"/>
    <w:rsid w:val="000C2C51"/>
    <w:rsid w:val="000C2E44"/>
    <w:rsid w:val="000C385B"/>
    <w:rsid w:val="000C3D69"/>
    <w:rsid w:val="000C462B"/>
    <w:rsid w:val="000C495A"/>
    <w:rsid w:val="000C51CD"/>
    <w:rsid w:val="000C5D5A"/>
    <w:rsid w:val="000C5FA0"/>
    <w:rsid w:val="000C7EC6"/>
    <w:rsid w:val="000D01C2"/>
    <w:rsid w:val="000D0A0E"/>
    <w:rsid w:val="000D1905"/>
    <w:rsid w:val="000D1C8D"/>
    <w:rsid w:val="000D2414"/>
    <w:rsid w:val="000D2BB9"/>
    <w:rsid w:val="000D3428"/>
    <w:rsid w:val="000D3E7E"/>
    <w:rsid w:val="000D48AF"/>
    <w:rsid w:val="000D4E26"/>
    <w:rsid w:val="000D5517"/>
    <w:rsid w:val="000D5D2B"/>
    <w:rsid w:val="000D6935"/>
    <w:rsid w:val="000D6D4D"/>
    <w:rsid w:val="000D7A26"/>
    <w:rsid w:val="000D7AB4"/>
    <w:rsid w:val="000E0B63"/>
    <w:rsid w:val="000E1A3B"/>
    <w:rsid w:val="000E36DF"/>
    <w:rsid w:val="000E416E"/>
    <w:rsid w:val="000E4331"/>
    <w:rsid w:val="000E48AB"/>
    <w:rsid w:val="000E5397"/>
    <w:rsid w:val="000E5DD1"/>
    <w:rsid w:val="000E62D7"/>
    <w:rsid w:val="000E6425"/>
    <w:rsid w:val="000E6B1B"/>
    <w:rsid w:val="000E7FC0"/>
    <w:rsid w:val="000F0220"/>
    <w:rsid w:val="000F0918"/>
    <w:rsid w:val="000F0FCA"/>
    <w:rsid w:val="000F1F59"/>
    <w:rsid w:val="000F29C9"/>
    <w:rsid w:val="000F3476"/>
    <w:rsid w:val="000F37E2"/>
    <w:rsid w:val="000F3BB8"/>
    <w:rsid w:val="000F5126"/>
    <w:rsid w:val="000F5149"/>
    <w:rsid w:val="000F54C7"/>
    <w:rsid w:val="000F593D"/>
    <w:rsid w:val="000F5ADB"/>
    <w:rsid w:val="000F5E5D"/>
    <w:rsid w:val="000F60BC"/>
    <w:rsid w:val="000F76D3"/>
    <w:rsid w:val="001006BC"/>
    <w:rsid w:val="001007A1"/>
    <w:rsid w:val="001007EF"/>
    <w:rsid w:val="001009D9"/>
    <w:rsid w:val="00100B35"/>
    <w:rsid w:val="00100BF3"/>
    <w:rsid w:val="00101085"/>
    <w:rsid w:val="00101CA1"/>
    <w:rsid w:val="0010301A"/>
    <w:rsid w:val="0010360A"/>
    <w:rsid w:val="0010481E"/>
    <w:rsid w:val="00104A45"/>
    <w:rsid w:val="00104F5E"/>
    <w:rsid w:val="0010512A"/>
    <w:rsid w:val="00105176"/>
    <w:rsid w:val="00105553"/>
    <w:rsid w:val="00106AB5"/>
    <w:rsid w:val="00107D9B"/>
    <w:rsid w:val="00107DEE"/>
    <w:rsid w:val="001101C8"/>
    <w:rsid w:val="00110241"/>
    <w:rsid w:val="0011062E"/>
    <w:rsid w:val="00110A69"/>
    <w:rsid w:val="00111194"/>
    <w:rsid w:val="0011140B"/>
    <w:rsid w:val="0011188F"/>
    <w:rsid w:val="00111896"/>
    <w:rsid w:val="00111BE9"/>
    <w:rsid w:val="00113753"/>
    <w:rsid w:val="0011466C"/>
    <w:rsid w:val="00114E9E"/>
    <w:rsid w:val="001160FA"/>
    <w:rsid w:val="001169EE"/>
    <w:rsid w:val="00116F51"/>
    <w:rsid w:val="00117247"/>
    <w:rsid w:val="00117582"/>
    <w:rsid w:val="00117824"/>
    <w:rsid w:val="00117A95"/>
    <w:rsid w:val="00117C08"/>
    <w:rsid w:val="001202E0"/>
    <w:rsid w:val="001211B6"/>
    <w:rsid w:val="00121ADE"/>
    <w:rsid w:val="0012213B"/>
    <w:rsid w:val="001224A5"/>
    <w:rsid w:val="00122A1A"/>
    <w:rsid w:val="00122A9B"/>
    <w:rsid w:val="001243A6"/>
    <w:rsid w:val="00125093"/>
    <w:rsid w:val="00125351"/>
    <w:rsid w:val="00125659"/>
    <w:rsid w:val="00126E0A"/>
    <w:rsid w:val="0012731C"/>
    <w:rsid w:val="001303E6"/>
    <w:rsid w:val="00130C56"/>
    <w:rsid w:val="00131807"/>
    <w:rsid w:val="00131968"/>
    <w:rsid w:val="00131C0A"/>
    <w:rsid w:val="001320F6"/>
    <w:rsid w:val="001334A3"/>
    <w:rsid w:val="00135E3E"/>
    <w:rsid w:val="001368E1"/>
    <w:rsid w:val="0013690E"/>
    <w:rsid w:val="00136AAD"/>
    <w:rsid w:val="00137372"/>
    <w:rsid w:val="00140117"/>
    <w:rsid w:val="00140599"/>
    <w:rsid w:val="00140A92"/>
    <w:rsid w:val="00141C89"/>
    <w:rsid w:val="00141DF7"/>
    <w:rsid w:val="001423D9"/>
    <w:rsid w:val="00143657"/>
    <w:rsid w:val="0014375A"/>
    <w:rsid w:val="00144CDD"/>
    <w:rsid w:val="00145320"/>
    <w:rsid w:val="001453C2"/>
    <w:rsid w:val="0014581F"/>
    <w:rsid w:val="001479EC"/>
    <w:rsid w:val="00147A59"/>
    <w:rsid w:val="00151371"/>
    <w:rsid w:val="00151513"/>
    <w:rsid w:val="0015216B"/>
    <w:rsid w:val="001522F8"/>
    <w:rsid w:val="00152FBC"/>
    <w:rsid w:val="00153651"/>
    <w:rsid w:val="00153BF1"/>
    <w:rsid w:val="00154203"/>
    <w:rsid w:val="00155C2F"/>
    <w:rsid w:val="001565C4"/>
    <w:rsid w:val="001568FC"/>
    <w:rsid w:val="00156AE6"/>
    <w:rsid w:val="00157252"/>
    <w:rsid w:val="001573A6"/>
    <w:rsid w:val="00157B13"/>
    <w:rsid w:val="00157BBA"/>
    <w:rsid w:val="00160657"/>
    <w:rsid w:val="0016137D"/>
    <w:rsid w:val="0016182C"/>
    <w:rsid w:val="001621D1"/>
    <w:rsid w:val="00162399"/>
    <w:rsid w:val="00162496"/>
    <w:rsid w:val="00162656"/>
    <w:rsid w:val="00162AA3"/>
    <w:rsid w:val="00162D40"/>
    <w:rsid w:val="001648A8"/>
    <w:rsid w:val="00164CAD"/>
    <w:rsid w:val="00165A7C"/>
    <w:rsid w:val="00165B89"/>
    <w:rsid w:val="00165BE9"/>
    <w:rsid w:val="001662A9"/>
    <w:rsid w:val="0016649C"/>
    <w:rsid w:val="00166554"/>
    <w:rsid w:val="001672CE"/>
    <w:rsid w:val="00170CC5"/>
    <w:rsid w:val="00170DEB"/>
    <w:rsid w:val="001718B6"/>
    <w:rsid w:val="00171ABE"/>
    <w:rsid w:val="00171D05"/>
    <w:rsid w:val="001729A3"/>
    <w:rsid w:val="00172CDE"/>
    <w:rsid w:val="00172DA0"/>
    <w:rsid w:val="001746F8"/>
    <w:rsid w:val="001747B7"/>
    <w:rsid w:val="00174D15"/>
    <w:rsid w:val="00176CDB"/>
    <w:rsid w:val="00176E62"/>
    <w:rsid w:val="00177CBD"/>
    <w:rsid w:val="00177E1E"/>
    <w:rsid w:val="001808FF"/>
    <w:rsid w:val="00181119"/>
    <w:rsid w:val="001814BB"/>
    <w:rsid w:val="00181B93"/>
    <w:rsid w:val="001824E1"/>
    <w:rsid w:val="00182F52"/>
    <w:rsid w:val="00183153"/>
    <w:rsid w:val="00183E0D"/>
    <w:rsid w:val="001852B9"/>
    <w:rsid w:val="00185889"/>
    <w:rsid w:val="00187ABD"/>
    <w:rsid w:val="00187CFC"/>
    <w:rsid w:val="0019045E"/>
    <w:rsid w:val="00190788"/>
    <w:rsid w:val="00190ACF"/>
    <w:rsid w:val="00190C21"/>
    <w:rsid w:val="00190D36"/>
    <w:rsid w:val="00190ED0"/>
    <w:rsid w:val="00193962"/>
    <w:rsid w:val="001944C1"/>
    <w:rsid w:val="00195458"/>
    <w:rsid w:val="001955C4"/>
    <w:rsid w:val="00195759"/>
    <w:rsid w:val="00195A11"/>
    <w:rsid w:val="00195CC9"/>
    <w:rsid w:val="0019666B"/>
    <w:rsid w:val="00197874"/>
    <w:rsid w:val="001A07F1"/>
    <w:rsid w:val="001A12F5"/>
    <w:rsid w:val="001A1646"/>
    <w:rsid w:val="001A1970"/>
    <w:rsid w:val="001A1EB2"/>
    <w:rsid w:val="001A31FD"/>
    <w:rsid w:val="001A3631"/>
    <w:rsid w:val="001A3774"/>
    <w:rsid w:val="001A3BC0"/>
    <w:rsid w:val="001A3E73"/>
    <w:rsid w:val="001A3F85"/>
    <w:rsid w:val="001A463A"/>
    <w:rsid w:val="001A4831"/>
    <w:rsid w:val="001A48F7"/>
    <w:rsid w:val="001A497F"/>
    <w:rsid w:val="001A49DB"/>
    <w:rsid w:val="001A4BB6"/>
    <w:rsid w:val="001A51D8"/>
    <w:rsid w:val="001A55D8"/>
    <w:rsid w:val="001A5623"/>
    <w:rsid w:val="001A6459"/>
    <w:rsid w:val="001A688D"/>
    <w:rsid w:val="001A6EF7"/>
    <w:rsid w:val="001B030D"/>
    <w:rsid w:val="001B08C7"/>
    <w:rsid w:val="001B1372"/>
    <w:rsid w:val="001B1A7F"/>
    <w:rsid w:val="001B23D3"/>
    <w:rsid w:val="001B3EFF"/>
    <w:rsid w:val="001B47AE"/>
    <w:rsid w:val="001B4880"/>
    <w:rsid w:val="001B501B"/>
    <w:rsid w:val="001B52AB"/>
    <w:rsid w:val="001B5B97"/>
    <w:rsid w:val="001B5E01"/>
    <w:rsid w:val="001B6721"/>
    <w:rsid w:val="001B6829"/>
    <w:rsid w:val="001B6E70"/>
    <w:rsid w:val="001C0FAE"/>
    <w:rsid w:val="001C1250"/>
    <w:rsid w:val="001C141E"/>
    <w:rsid w:val="001C22E5"/>
    <w:rsid w:val="001C2B80"/>
    <w:rsid w:val="001C417D"/>
    <w:rsid w:val="001C42FB"/>
    <w:rsid w:val="001C45D2"/>
    <w:rsid w:val="001C4739"/>
    <w:rsid w:val="001C490A"/>
    <w:rsid w:val="001C7099"/>
    <w:rsid w:val="001C7C67"/>
    <w:rsid w:val="001D1087"/>
    <w:rsid w:val="001D13D2"/>
    <w:rsid w:val="001D1DE2"/>
    <w:rsid w:val="001D2905"/>
    <w:rsid w:val="001D2A26"/>
    <w:rsid w:val="001D2A88"/>
    <w:rsid w:val="001D2B4A"/>
    <w:rsid w:val="001D2B78"/>
    <w:rsid w:val="001D3AF9"/>
    <w:rsid w:val="001D3BC7"/>
    <w:rsid w:val="001D4ED8"/>
    <w:rsid w:val="001D5025"/>
    <w:rsid w:val="001D51BF"/>
    <w:rsid w:val="001D5F95"/>
    <w:rsid w:val="001D6213"/>
    <w:rsid w:val="001D66BA"/>
    <w:rsid w:val="001D7014"/>
    <w:rsid w:val="001D7514"/>
    <w:rsid w:val="001D77ED"/>
    <w:rsid w:val="001E034B"/>
    <w:rsid w:val="001E0D41"/>
    <w:rsid w:val="001E183C"/>
    <w:rsid w:val="001E1FCE"/>
    <w:rsid w:val="001E23B6"/>
    <w:rsid w:val="001E24D8"/>
    <w:rsid w:val="001E3068"/>
    <w:rsid w:val="001E42BA"/>
    <w:rsid w:val="001E46E7"/>
    <w:rsid w:val="001E4AC9"/>
    <w:rsid w:val="001E5692"/>
    <w:rsid w:val="001E57BB"/>
    <w:rsid w:val="001E6C02"/>
    <w:rsid w:val="001E7521"/>
    <w:rsid w:val="001E7A14"/>
    <w:rsid w:val="001F0248"/>
    <w:rsid w:val="001F1CED"/>
    <w:rsid w:val="001F1FFF"/>
    <w:rsid w:val="001F2B0F"/>
    <w:rsid w:val="001F427B"/>
    <w:rsid w:val="001F441F"/>
    <w:rsid w:val="001F447F"/>
    <w:rsid w:val="001F4AA3"/>
    <w:rsid w:val="001F5690"/>
    <w:rsid w:val="001F58A0"/>
    <w:rsid w:val="001F62F7"/>
    <w:rsid w:val="001F64BD"/>
    <w:rsid w:val="001F6623"/>
    <w:rsid w:val="001F66AD"/>
    <w:rsid w:val="001F6AA3"/>
    <w:rsid w:val="001F6DD7"/>
    <w:rsid w:val="001F71A3"/>
    <w:rsid w:val="001F7EF5"/>
    <w:rsid w:val="002000C3"/>
    <w:rsid w:val="002006FC"/>
    <w:rsid w:val="00201763"/>
    <w:rsid w:val="00202E33"/>
    <w:rsid w:val="002041C2"/>
    <w:rsid w:val="002053AE"/>
    <w:rsid w:val="00206037"/>
    <w:rsid w:val="00206538"/>
    <w:rsid w:val="002073AC"/>
    <w:rsid w:val="00211566"/>
    <w:rsid w:val="00211B34"/>
    <w:rsid w:val="00212430"/>
    <w:rsid w:val="002134DA"/>
    <w:rsid w:val="00214AF0"/>
    <w:rsid w:val="00215173"/>
    <w:rsid w:val="0021549C"/>
    <w:rsid w:val="0021733B"/>
    <w:rsid w:val="00217438"/>
    <w:rsid w:val="00217561"/>
    <w:rsid w:val="002179E4"/>
    <w:rsid w:val="00220D02"/>
    <w:rsid w:val="00221CF7"/>
    <w:rsid w:val="0022212B"/>
    <w:rsid w:val="00222D82"/>
    <w:rsid w:val="00222F52"/>
    <w:rsid w:val="00222F6E"/>
    <w:rsid w:val="0022370F"/>
    <w:rsid w:val="00224425"/>
    <w:rsid w:val="00224CA2"/>
    <w:rsid w:val="0022577C"/>
    <w:rsid w:val="00225C34"/>
    <w:rsid w:val="00225D30"/>
    <w:rsid w:val="002260DE"/>
    <w:rsid w:val="00226161"/>
    <w:rsid w:val="00227220"/>
    <w:rsid w:val="002272BA"/>
    <w:rsid w:val="00227CC6"/>
    <w:rsid w:val="0023043A"/>
    <w:rsid w:val="00230651"/>
    <w:rsid w:val="00230DF8"/>
    <w:rsid w:val="00230E48"/>
    <w:rsid w:val="00230F89"/>
    <w:rsid w:val="00232101"/>
    <w:rsid w:val="00232137"/>
    <w:rsid w:val="00232B88"/>
    <w:rsid w:val="002346B7"/>
    <w:rsid w:val="00235941"/>
    <w:rsid w:val="00235C34"/>
    <w:rsid w:val="00235EC8"/>
    <w:rsid w:val="002364A7"/>
    <w:rsid w:val="002402C1"/>
    <w:rsid w:val="0024113F"/>
    <w:rsid w:val="00241539"/>
    <w:rsid w:val="00241A37"/>
    <w:rsid w:val="00241ED0"/>
    <w:rsid w:val="00242007"/>
    <w:rsid w:val="00242A19"/>
    <w:rsid w:val="00242AAF"/>
    <w:rsid w:val="00242C4E"/>
    <w:rsid w:val="00243E1D"/>
    <w:rsid w:val="0024421C"/>
    <w:rsid w:val="00244A94"/>
    <w:rsid w:val="00244D67"/>
    <w:rsid w:val="00245E1E"/>
    <w:rsid w:val="00246C84"/>
    <w:rsid w:val="00247571"/>
    <w:rsid w:val="00247A22"/>
    <w:rsid w:val="0025145B"/>
    <w:rsid w:val="002516FC"/>
    <w:rsid w:val="002517F9"/>
    <w:rsid w:val="00251DAC"/>
    <w:rsid w:val="00251F7B"/>
    <w:rsid w:val="00252733"/>
    <w:rsid w:val="002533EF"/>
    <w:rsid w:val="0025344B"/>
    <w:rsid w:val="00253597"/>
    <w:rsid w:val="00253EFC"/>
    <w:rsid w:val="002542F6"/>
    <w:rsid w:val="00254369"/>
    <w:rsid w:val="00255763"/>
    <w:rsid w:val="002575F6"/>
    <w:rsid w:val="00257AAF"/>
    <w:rsid w:val="00257F9B"/>
    <w:rsid w:val="002600D2"/>
    <w:rsid w:val="00260A53"/>
    <w:rsid w:val="00260BF1"/>
    <w:rsid w:val="0026119F"/>
    <w:rsid w:val="00261326"/>
    <w:rsid w:val="0026183F"/>
    <w:rsid w:val="002629D4"/>
    <w:rsid w:val="0026337E"/>
    <w:rsid w:val="00263705"/>
    <w:rsid w:val="00263B81"/>
    <w:rsid w:val="00265654"/>
    <w:rsid w:val="00265E7C"/>
    <w:rsid w:val="00266D1B"/>
    <w:rsid w:val="002671CA"/>
    <w:rsid w:val="00267213"/>
    <w:rsid w:val="00267588"/>
    <w:rsid w:val="0027013A"/>
    <w:rsid w:val="00270F4E"/>
    <w:rsid w:val="002714D1"/>
    <w:rsid w:val="0027165F"/>
    <w:rsid w:val="00271DFC"/>
    <w:rsid w:val="00272408"/>
    <w:rsid w:val="002732EB"/>
    <w:rsid w:val="00273D2C"/>
    <w:rsid w:val="00274276"/>
    <w:rsid w:val="002743B6"/>
    <w:rsid w:val="00274607"/>
    <w:rsid w:val="002752DE"/>
    <w:rsid w:val="002756FC"/>
    <w:rsid w:val="00275D65"/>
    <w:rsid w:val="002760C3"/>
    <w:rsid w:val="00276766"/>
    <w:rsid w:val="00276770"/>
    <w:rsid w:val="00277848"/>
    <w:rsid w:val="00277A0E"/>
    <w:rsid w:val="00277A6D"/>
    <w:rsid w:val="00280072"/>
    <w:rsid w:val="00280871"/>
    <w:rsid w:val="00280B79"/>
    <w:rsid w:val="00280DC3"/>
    <w:rsid w:val="0028104F"/>
    <w:rsid w:val="002810F4"/>
    <w:rsid w:val="00281371"/>
    <w:rsid w:val="002833AA"/>
    <w:rsid w:val="00283998"/>
    <w:rsid w:val="00284255"/>
    <w:rsid w:val="00284C43"/>
    <w:rsid w:val="00285C4A"/>
    <w:rsid w:val="002863CC"/>
    <w:rsid w:val="00286879"/>
    <w:rsid w:val="00287519"/>
    <w:rsid w:val="00287ADD"/>
    <w:rsid w:val="002906A6"/>
    <w:rsid w:val="00292863"/>
    <w:rsid w:val="00292943"/>
    <w:rsid w:val="002930B9"/>
    <w:rsid w:val="00294583"/>
    <w:rsid w:val="002953BD"/>
    <w:rsid w:val="0029544B"/>
    <w:rsid w:val="002962BC"/>
    <w:rsid w:val="00296435"/>
    <w:rsid w:val="0029766B"/>
    <w:rsid w:val="00297941"/>
    <w:rsid w:val="002979E2"/>
    <w:rsid w:val="00297B99"/>
    <w:rsid w:val="002A0F75"/>
    <w:rsid w:val="002A1677"/>
    <w:rsid w:val="002A20F6"/>
    <w:rsid w:val="002A2D6D"/>
    <w:rsid w:val="002A3E2A"/>
    <w:rsid w:val="002A4291"/>
    <w:rsid w:val="002A43A8"/>
    <w:rsid w:val="002A45C9"/>
    <w:rsid w:val="002A561D"/>
    <w:rsid w:val="002A59B3"/>
    <w:rsid w:val="002A5E23"/>
    <w:rsid w:val="002A656D"/>
    <w:rsid w:val="002A7505"/>
    <w:rsid w:val="002B0668"/>
    <w:rsid w:val="002B0B7C"/>
    <w:rsid w:val="002B0DEB"/>
    <w:rsid w:val="002B143C"/>
    <w:rsid w:val="002B148F"/>
    <w:rsid w:val="002B1A6C"/>
    <w:rsid w:val="002B1CC5"/>
    <w:rsid w:val="002B29B6"/>
    <w:rsid w:val="002B2D8C"/>
    <w:rsid w:val="002B40AD"/>
    <w:rsid w:val="002B50B4"/>
    <w:rsid w:val="002B50EE"/>
    <w:rsid w:val="002B51CF"/>
    <w:rsid w:val="002B5AFA"/>
    <w:rsid w:val="002B5F41"/>
    <w:rsid w:val="002B61E0"/>
    <w:rsid w:val="002B6EC0"/>
    <w:rsid w:val="002B7487"/>
    <w:rsid w:val="002B772B"/>
    <w:rsid w:val="002C0058"/>
    <w:rsid w:val="002C0155"/>
    <w:rsid w:val="002C0617"/>
    <w:rsid w:val="002C0ACF"/>
    <w:rsid w:val="002C196E"/>
    <w:rsid w:val="002C2A9F"/>
    <w:rsid w:val="002C2ECE"/>
    <w:rsid w:val="002C4359"/>
    <w:rsid w:val="002C45B0"/>
    <w:rsid w:val="002C67AB"/>
    <w:rsid w:val="002C71D3"/>
    <w:rsid w:val="002C7739"/>
    <w:rsid w:val="002C798E"/>
    <w:rsid w:val="002C79C8"/>
    <w:rsid w:val="002D0B5B"/>
    <w:rsid w:val="002D167B"/>
    <w:rsid w:val="002D1B50"/>
    <w:rsid w:val="002D1FD9"/>
    <w:rsid w:val="002D255C"/>
    <w:rsid w:val="002D3442"/>
    <w:rsid w:val="002D3932"/>
    <w:rsid w:val="002D3D90"/>
    <w:rsid w:val="002D3EEB"/>
    <w:rsid w:val="002D4AE3"/>
    <w:rsid w:val="002D510D"/>
    <w:rsid w:val="002D556E"/>
    <w:rsid w:val="002D577A"/>
    <w:rsid w:val="002D6533"/>
    <w:rsid w:val="002D6F35"/>
    <w:rsid w:val="002D7254"/>
    <w:rsid w:val="002E0C65"/>
    <w:rsid w:val="002E15E7"/>
    <w:rsid w:val="002E16C2"/>
    <w:rsid w:val="002E2407"/>
    <w:rsid w:val="002E4D70"/>
    <w:rsid w:val="002E4FA5"/>
    <w:rsid w:val="002E7D76"/>
    <w:rsid w:val="002F08BB"/>
    <w:rsid w:val="002F0F88"/>
    <w:rsid w:val="002F2149"/>
    <w:rsid w:val="002F2CA9"/>
    <w:rsid w:val="002F33DD"/>
    <w:rsid w:val="002F39E6"/>
    <w:rsid w:val="002F4123"/>
    <w:rsid w:val="002F551C"/>
    <w:rsid w:val="002F5A19"/>
    <w:rsid w:val="002F708A"/>
    <w:rsid w:val="003004DF"/>
    <w:rsid w:val="00301986"/>
    <w:rsid w:val="00302437"/>
    <w:rsid w:val="00302B9C"/>
    <w:rsid w:val="0030445F"/>
    <w:rsid w:val="003045BE"/>
    <w:rsid w:val="003047BC"/>
    <w:rsid w:val="00305260"/>
    <w:rsid w:val="003056DF"/>
    <w:rsid w:val="003065E3"/>
    <w:rsid w:val="00306D07"/>
    <w:rsid w:val="00306EAC"/>
    <w:rsid w:val="0030752D"/>
    <w:rsid w:val="003101AA"/>
    <w:rsid w:val="0031187D"/>
    <w:rsid w:val="00311D2D"/>
    <w:rsid w:val="00312996"/>
    <w:rsid w:val="00312F6D"/>
    <w:rsid w:val="0031381E"/>
    <w:rsid w:val="003139BC"/>
    <w:rsid w:val="00313ECB"/>
    <w:rsid w:val="00314357"/>
    <w:rsid w:val="003144E1"/>
    <w:rsid w:val="00314526"/>
    <w:rsid w:val="00314F14"/>
    <w:rsid w:val="00314FCA"/>
    <w:rsid w:val="00314FD9"/>
    <w:rsid w:val="003153E0"/>
    <w:rsid w:val="003159FB"/>
    <w:rsid w:val="00316424"/>
    <w:rsid w:val="00316729"/>
    <w:rsid w:val="00316A5D"/>
    <w:rsid w:val="00317BAF"/>
    <w:rsid w:val="00317F87"/>
    <w:rsid w:val="003217B3"/>
    <w:rsid w:val="003217F7"/>
    <w:rsid w:val="00322299"/>
    <w:rsid w:val="00322518"/>
    <w:rsid w:val="003225E0"/>
    <w:rsid w:val="003231B8"/>
    <w:rsid w:val="003243A8"/>
    <w:rsid w:val="0032479F"/>
    <w:rsid w:val="00324AC1"/>
    <w:rsid w:val="00325355"/>
    <w:rsid w:val="00325413"/>
    <w:rsid w:val="00326249"/>
    <w:rsid w:val="0032684E"/>
    <w:rsid w:val="003272A0"/>
    <w:rsid w:val="003274F4"/>
    <w:rsid w:val="00330576"/>
    <w:rsid w:val="00331C86"/>
    <w:rsid w:val="00332553"/>
    <w:rsid w:val="0033291D"/>
    <w:rsid w:val="00332956"/>
    <w:rsid w:val="00332BEE"/>
    <w:rsid w:val="00333DDF"/>
    <w:rsid w:val="003342B5"/>
    <w:rsid w:val="003366FF"/>
    <w:rsid w:val="00337237"/>
    <w:rsid w:val="00340006"/>
    <w:rsid w:val="00340589"/>
    <w:rsid w:val="00340CBD"/>
    <w:rsid w:val="00340F1C"/>
    <w:rsid w:val="00341C3A"/>
    <w:rsid w:val="00342B3F"/>
    <w:rsid w:val="00342E20"/>
    <w:rsid w:val="0034300F"/>
    <w:rsid w:val="00343808"/>
    <w:rsid w:val="00344F7B"/>
    <w:rsid w:val="00344FBD"/>
    <w:rsid w:val="003452BE"/>
    <w:rsid w:val="0034539C"/>
    <w:rsid w:val="00345C01"/>
    <w:rsid w:val="00346E35"/>
    <w:rsid w:val="0034719E"/>
    <w:rsid w:val="00347CB3"/>
    <w:rsid w:val="0035123E"/>
    <w:rsid w:val="00351616"/>
    <w:rsid w:val="00353697"/>
    <w:rsid w:val="0035377E"/>
    <w:rsid w:val="003547BD"/>
    <w:rsid w:val="00354924"/>
    <w:rsid w:val="00354C88"/>
    <w:rsid w:val="00354DB4"/>
    <w:rsid w:val="00356081"/>
    <w:rsid w:val="00360727"/>
    <w:rsid w:val="003609CD"/>
    <w:rsid w:val="00360C4A"/>
    <w:rsid w:val="0036110D"/>
    <w:rsid w:val="00361CC0"/>
    <w:rsid w:val="00361F51"/>
    <w:rsid w:val="003626FC"/>
    <w:rsid w:val="00362B8A"/>
    <w:rsid w:val="00362DD6"/>
    <w:rsid w:val="003654DB"/>
    <w:rsid w:val="003655FB"/>
    <w:rsid w:val="00366548"/>
    <w:rsid w:val="003665D9"/>
    <w:rsid w:val="00367EFF"/>
    <w:rsid w:val="00370BAB"/>
    <w:rsid w:val="003717FF"/>
    <w:rsid w:val="00371992"/>
    <w:rsid w:val="00372B40"/>
    <w:rsid w:val="0037418A"/>
    <w:rsid w:val="00374623"/>
    <w:rsid w:val="00374EA0"/>
    <w:rsid w:val="00375350"/>
    <w:rsid w:val="00375F12"/>
    <w:rsid w:val="003776B1"/>
    <w:rsid w:val="003778D2"/>
    <w:rsid w:val="00377B44"/>
    <w:rsid w:val="00377C36"/>
    <w:rsid w:val="00380943"/>
    <w:rsid w:val="00380CE7"/>
    <w:rsid w:val="00381EED"/>
    <w:rsid w:val="00382357"/>
    <w:rsid w:val="0038255E"/>
    <w:rsid w:val="00383514"/>
    <w:rsid w:val="00383B7D"/>
    <w:rsid w:val="00383E25"/>
    <w:rsid w:val="00385104"/>
    <w:rsid w:val="00385BED"/>
    <w:rsid w:val="003869EA"/>
    <w:rsid w:val="003874A8"/>
    <w:rsid w:val="003874B0"/>
    <w:rsid w:val="0038790C"/>
    <w:rsid w:val="00390CCE"/>
    <w:rsid w:val="00391583"/>
    <w:rsid w:val="003924C3"/>
    <w:rsid w:val="00392898"/>
    <w:rsid w:val="00393321"/>
    <w:rsid w:val="00393905"/>
    <w:rsid w:val="00393A7F"/>
    <w:rsid w:val="00393B79"/>
    <w:rsid w:val="00393EA2"/>
    <w:rsid w:val="0039489E"/>
    <w:rsid w:val="00394C66"/>
    <w:rsid w:val="00394CEC"/>
    <w:rsid w:val="00395036"/>
    <w:rsid w:val="00395804"/>
    <w:rsid w:val="00395E17"/>
    <w:rsid w:val="00397BAF"/>
    <w:rsid w:val="003A0CCA"/>
    <w:rsid w:val="003A160F"/>
    <w:rsid w:val="003A1646"/>
    <w:rsid w:val="003A1656"/>
    <w:rsid w:val="003A16DB"/>
    <w:rsid w:val="003A173C"/>
    <w:rsid w:val="003A1901"/>
    <w:rsid w:val="003A1C61"/>
    <w:rsid w:val="003A2DB0"/>
    <w:rsid w:val="003A35FE"/>
    <w:rsid w:val="003A457A"/>
    <w:rsid w:val="003A5CB0"/>
    <w:rsid w:val="003A5DCF"/>
    <w:rsid w:val="003A68B1"/>
    <w:rsid w:val="003A6A2C"/>
    <w:rsid w:val="003A6D10"/>
    <w:rsid w:val="003A70F3"/>
    <w:rsid w:val="003A72F1"/>
    <w:rsid w:val="003A7FDD"/>
    <w:rsid w:val="003B0838"/>
    <w:rsid w:val="003B2DD2"/>
    <w:rsid w:val="003B3774"/>
    <w:rsid w:val="003B4D93"/>
    <w:rsid w:val="003B5F83"/>
    <w:rsid w:val="003B6461"/>
    <w:rsid w:val="003B69CD"/>
    <w:rsid w:val="003B6B5D"/>
    <w:rsid w:val="003B6C48"/>
    <w:rsid w:val="003C0592"/>
    <w:rsid w:val="003C080B"/>
    <w:rsid w:val="003C0D34"/>
    <w:rsid w:val="003C0D62"/>
    <w:rsid w:val="003C1389"/>
    <w:rsid w:val="003C26EE"/>
    <w:rsid w:val="003C2761"/>
    <w:rsid w:val="003C28AF"/>
    <w:rsid w:val="003C3C20"/>
    <w:rsid w:val="003C3EEE"/>
    <w:rsid w:val="003C4025"/>
    <w:rsid w:val="003C5030"/>
    <w:rsid w:val="003C56FB"/>
    <w:rsid w:val="003C6778"/>
    <w:rsid w:val="003C6A02"/>
    <w:rsid w:val="003D029B"/>
    <w:rsid w:val="003D09EF"/>
    <w:rsid w:val="003D0E2D"/>
    <w:rsid w:val="003D1EBD"/>
    <w:rsid w:val="003D28BF"/>
    <w:rsid w:val="003D2B6E"/>
    <w:rsid w:val="003D3B9E"/>
    <w:rsid w:val="003D3E8A"/>
    <w:rsid w:val="003D3F25"/>
    <w:rsid w:val="003D4CD0"/>
    <w:rsid w:val="003D4D59"/>
    <w:rsid w:val="003D5301"/>
    <w:rsid w:val="003D5D14"/>
    <w:rsid w:val="003D6949"/>
    <w:rsid w:val="003D6CE3"/>
    <w:rsid w:val="003D6DCF"/>
    <w:rsid w:val="003D710F"/>
    <w:rsid w:val="003D7519"/>
    <w:rsid w:val="003D7573"/>
    <w:rsid w:val="003E0A0A"/>
    <w:rsid w:val="003E0A8A"/>
    <w:rsid w:val="003E0E2F"/>
    <w:rsid w:val="003E22B7"/>
    <w:rsid w:val="003E24B5"/>
    <w:rsid w:val="003E3184"/>
    <w:rsid w:val="003E53EC"/>
    <w:rsid w:val="003F07E3"/>
    <w:rsid w:val="003F2A83"/>
    <w:rsid w:val="003F4A51"/>
    <w:rsid w:val="003F5548"/>
    <w:rsid w:val="003F5A03"/>
    <w:rsid w:val="003F5C84"/>
    <w:rsid w:val="003F5F16"/>
    <w:rsid w:val="003F61BA"/>
    <w:rsid w:val="003F6B1B"/>
    <w:rsid w:val="003F744E"/>
    <w:rsid w:val="003F7857"/>
    <w:rsid w:val="003F785C"/>
    <w:rsid w:val="00400A35"/>
    <w:rsid w:val="00400BA7"/>
    <w:rsid w:val="00401279"/>
    <w:rsid w:val="00402066"/>
    <w:rsid w:val="004035AA"/>
    <w:rsid w:val="0040377A"/>
    <w:rsid w:val="00403B37"/>
    <w:rsid w:val="00404501"/>
    <w:rsid w:val="004048FD"/>
    <w:rsid w:val="00405663"/>
    <w:rsid w:val="004057C1"/>
    <w:rsid w:val="00405C49"/>
    <w:rsid w:val="00405F2C"/>
    <w:rsid w:val="004068CD"/>
    <w:rsid w:val="00406CAD"/>
    <w:rsid w:val="00407C6E"/>
    <w:rsid w:val="00410C8F"/>
    <w:rsid w:val="00410E00"/>
    <w:rsid w:val="00412BCD"/>
    <w:rsid w:val="00412DB2"/>
    <w:rsid w:val="00413920"/>
    <w:rsid w:val="00414222"/>
    <w:rsid w:val="00414AA3"/>
    <w:rsid w:val="0041525D"/>
    <w:rsid w:val="00415D51"/>
    <w:rsid w:val="004160A6"/>
    <w:rsid w:val="0041630B"/>
    <w:rsid w:val="00421ED0"/>
    <w:rsid w:val="00421FF8"/>
    <w:rsid w:val="004220E4"/>
    <w:rsid w:val="00422481"/>
    <w:rsid w:val="0042292D"/>
    <w:rsid w:val="00422A68"/>
    <w:rsid w:val="00423499"/>
    <w:rsid w:val="00423608"/>
    <w:rsid w:val="0042397B"/>
    <w:rsid w:val="00423E01"/>
    <w:rsid w:val="00425C61"/>
    <w:rsid w:val="00425F82"/>
    <w:rsid w:val="00426353"/>
    <w:rsid w:val="00427A64"/>
    <w:rsid w:val="00430F1E"/>
    <w:rsid w:val="004316E5"/>
    <w:rsid w:val="004317BC"/>
    <w:rsid w:val="00433524"/>
    <w:rsid w:val="00433830"/>
    <w:rsid w:val="00433F09"/>
    <w:rsid w:val="00433F7C"/>
    <w:rsid w:val="00434B00"/>
    <w:rsid w:val="00435083"/>
    <w:rsid w:val="00435C4F"/>
    <w:rsid w:val="00436AF5"/>
    <w:rsid w:val="00436FDE"/>
    <w:rsid w:val="004409EB"/>
    <w:rsid w:val="00441571"/>
    <w:rsid w:val="00441D6A"/>
    <w:rsid w:val="00442D3B"/>
    <w:rsid w:val="004439C1"/>
    <w:rsid w:val="00443B18"/>
    <w:rsid w:val="00444675"/>
    <w:rsid w:val="00444B42"/>
    <w:rsid w:val="0044520B"/>
    <w:rsid w:val="0044584A"/>
    <w:rsid w:val="00445B63"/>
    <w:rsid w:val="00446185"/>
    <w:rsid w:val="00446760"/>
    <w:rsid w:val="004470CE"/>
    <w:rsid w:val="00447E9C"/>
    <w:rsid w:val="004504CE"/>
    <w:rsid w:val="004519F3"/>
    <w:rsid w:val="0045212F"/>
    <w:rsid w:val="00453180"/>
    <w:rsid w:val="00453FB8"/>
    <w:rsid w:val="004541F2"/>
    <w:rsid w:val="00454E22"/>
    <w:rsid w:val="00455FB6"/>
    <w:rsid w:val="004603B6"/>
    <w:rsid w:val="00461FDD"/>
    <w:rsid w:val="00463186"/>
    <w:rsid w:val="00463370"/>
    <w:rsid w:val="00463C0E"/>
    <w:rsid w:val="0046419A"/>
    <w:rsid w:val="00464A69"/>
    <w:rsid w:val="00464E36"/>
    <w:rsid w:val="0046540C"/>
    <w:rsid w:val="00466A5D"/>
    <w:rsid w:val="0046715B"/>
    <w:rsid w:val="00467286"/>
    <w:rsid w:val="004678EC"/>
    <w:rsid w:val="00470213"/>
    <w:rsid w:val="004703AF"/>
    <w:rsid w:val="004705BD"/>
    <w:rsid w:val="00470A69"/>
    <w:rsid w:val="00471828"/>
    <w:rsid w:val="00473990"/>
    <w:rsid w:val="00474EB9"/>
    <w:rsid w:val="00475364"/>
    <w:rsid w:val="00475447"/>
    <w:rsid w:val="0047574D"/>
    <w:rsid w:val="004760E3"/>
    <w:rsid w:val="0048085B"/>
    <w:rsid w:val="00480AB1"/>
    <w:rsid w:val="00481788"/>
    <w:rsid w:val="00481D42"/>
    <w:rsid w:val="00481FC4"/>
    <w:rsid w:val="00482135"/>
    <w:rsid w:val="00482555"/>
    <w:rsid w:val="00482B30"/>
    <w:rsid w:val="00484173"/>
    <w:rsid w:val="00485B02"/>
    <w:rsid w:val="0048618F"/>
    <w:rsid w:val="0048654D"/>
    <w:rsid w:val="0048677F"/>
    <w:rsid w:val="00490E37"/>
    <w:rsid w:val="00491589"/>
    <w:rsid w:val="00491636"/>
    <w:rsid w:val="00491883"/>
    <w:rsid w:val="00491C8F"/>
    <w:rsid w:val="00491D84"/>
    <w:rsid w:val="004928AB"/>
    <w:rsid w:val="004931CB"/>
    <w:rsid w:val="00493446"/>
    <w:rsid w:val="004938F3"/>
    <w:rsid w:val="00493A61"/>
    <w:rsid w:val="00493F4D"/>
    <w:rsid w:val="0049431A"/>
    <w:rsid w:val="00495430"/>
    <w:rsid w:val="00496F10"/>
    <w:rsid w:val="004974E0"/>
    <w:rsid w:val="00497EED"/>
    <w:rsid w:val="004A0332"/>
    <w:rsid w:val="004A0C08"/>
    <w:rsid w:val="004A0F0B"/>
    <w:rsid w:val="004A1E3C"/>
    <w:rsid w:val="004A348B"/>
    <w:rsid w:val="004A3CA0"/>
    <w:rsid w:val="004A5098"/>
    <w:rsid w:val="004A7FB4"/>
    <w:rsid w:val="004B0309"/>
    <w:rsid w:val="004B056F"/>
    <w:rsid w:val="004B0D07"/>
    <w:rsid w:val="004B1B1D"/>
    <w:rsid w:val="004B2FFE"/>
    <w:rsid w:val="004B3794"/>
    <w:rsid w:val="004B3895"/>
    <w:rsid w:val="004B5C7B"/>
    <w:rsid w:val="004B6067"/>
    <w:rsid w:val="004B66B4"/>
    <w:rsid w:val="004B67A9"/>
    <w:rsid w:val="004B70B9"/>
    <w:rsid w:val="004B7129"/>
    <w:rsid w:val="004B72F4"/>
    <w:rsid w:val="004B7856"/>
    <w:rsid w:val="004B7D67"/>
    <w:rsid w:val="004C1210"/>
    <w:rsid w:val="004C142A"/>
    <w:rsid w:val="004C25B5"/>
    <w:rsid w:val="004C26D9"/>
    <w:rsid w:val="004C29D9"/>
    <w:rsid w:val="004C2C18"/>
    <w:rsid w:val="004C378A"/>
    <w:rsid w:val="004C4379"/>
    <w:rsid w:val="004C5D27"/>
    <w:rsid w:val="004C752F"/>
    <w:rsid w:val="004D027B"/>
    <w:rsid w:val="004D0431"/>
    <w:rsid w:val="004D2A8B"/>
    <w:rsid w:val="004D359B"/>
    <w:rsid w:val="004D373C"/>
    <w:rsid w:val="004D5D8D"/>
    <w:rsid w:val="004E0231"/>
    <w:rsid w:val="004E038C"/>
    <w:rsid w:val="004E0B67"/>
    <w:rsid w:val="004E0DE5"/>
    <w:rsid w:val="004E0DF3"/>
    <w:rsid w:val="004E151F"/>
    <w:rsid w:val="004E16A9"/>
    <w:rsid w:val="004E1838"/>
    <w:rsid w:val="004E1E28"/>
    <w:rsid w:val="004E24BE"/>
    <w:rsid w:val="004E2921"/>
    <w:rsid w:val="004E3E0E"/>
    <w:rsid w:val="004E4363"/>
    <w:rsid w:val="004E44C0"/>
    <w:rsid w:val="004E482F"/>
    <w:rsid w:val="004E4950"/>
    <w:rsid w:val="004E507F"/>
    <w:rsid w:val="004E5FF7"/>
    <w:rsid w:val="004E6D19"/>
    <w:rsid w:val="004E74D1"/>
    <w:rsid w:val="004E7626"/>
    <w:rsid w:val="004E76CE"/>
    <w:rsid w:val="004E782F"/>
    <w:rsid w:val="004E7E08"/>
    <w:rsid w:val="004F0471"/>
    <w:rsid w:val="004F1130"/>
    <w:rsid w:val="004F12E6"/>
    <w:rsid w:val="004F318A"/>
    <w:rsid w:val="004F38BB"/>
    <w:rsid w:val="004F38E6"/>
    <w:rsid w:val="004F3E04"/>
    <w:rsid w:val="004F3EF7"/>
    <w:rsid w:val="004F418C"/>
    <w:rsid w:val="004F4335"/>
    <w:rsid w:val="004F4DB1"/>
    <w:rsid w:val="004F51D9"/>
    <w:rsid w:val="004F5D6D"/>
    <w:rsid w:val="004F5F95"/>
    <w:rsid w:val="004F5FA6"/>
    <w:rsid w:val="004F6272"/>
    <w:rsid w:val="004F683B"/>
    <w:rsid w:val="004F7C51"/>
    <w:rsid w:val="004F7DDB"/>
    <w:rsid w:val="00500801"/>
    <w:rsid w:val="00500C0A"/>
    <w:rsid w:val="00501447"/>
    <w:rsid w:val="00501A17"/>
    <w:rsid w:val="0050248F"/>
    <w:rsid w:val="005028E5"/>
    <w:rsid w:val="00502B7C"/>
    <w:rsid w:val="00502FBA"/>
    <w:rsid w:val="00503DBB"/>
    <w:rsid w:val="00503ED0"/>
    <w:rsid w:val="00504118"/>
    <w:rsid w:val="00504CA6"/>
    <w:rsid w:val="00504D1E"/>
    <w:rsid w:val="00505A64"/>
    <w:rsid w:val="00505CA2"/>
    <w:rsid w:val="00506000"/>
    <w:rsid w:val="005063F0"/>
    <w:rsid w:val="00506750"/>
    <w:rsid w:val="00506A7C"/>
    <w:rsid w:val="00506AD9"/>
    <w:rsid w:val="00506ED4"/>
    <w:rsid w:val="005070A1"/>
    <w:rsid w:val="00507D5C"/>
    <w:rsid w:val="0051006F"/>
    <w:rsid w:val="00510BAA"/>
    <w:rsid w:val="0051185F"/>
    <w:rsid w:val="005119FD"/>
    <w:rsid w:val="00511EAD"/>
    <w:rsid w:val="00512562"/>
    <w:rsid w:val="005128C1"/>
    <w:rsid w:val="00512C59"/>
    <w:rsid w:val="00512C6E"/>
    <w:rsid w:val="005135CD"/>
    <w:rsid w:val="0051387A"/>
    <w:rsid w:val="00513F60"/>
    <w:rsid w:val="005154B2"/>
    <w:rsid w:val="00515959"/>
    <w:rsid w:val="00515A98"/>
    <w:rsid w:val="005170F1"/>
    <w:rsid w:val="00517119"/>
    <w:rsid w:val="00517439"/>
    <w:rsid w:val="005179BE"/>
    <w:rsid w:val="0052012E"/>
    <w:rsid w:val="00520561"/>
    <w:rsid w:val="00520875"/>
    <w:rsid w:val="005219D2"/>
    <w:rsid w:val="00521F56"/>
    <w:rsid w:val="0052217F"/>
    <w:rsid w:val="0052226A"/>
    <w:rsid w:val="005229E8"/>
    <w:rsid w:val="005240D3"/>
    <w:rsid w:val="00524477"/>
    <w:rsid w:val="0052549B"/>
    <w:rsid w:val="0052595B"/>
    <w:rsid w:val="00526393"/>
    <w:rsid w:val="005274E7"/>
    <w:rsid w:val="00530905"/>
    <w:rsid w:val="00530C29"/>
    <w:rsid w:val="0053102F"/>
    <w:rsid w:val="00531B4B"/>
    <w:rsid w:val="00532EED"/>
    <w:rsid w:val="005332AB"/>
    <w:rsid w:val="00533336"/>
    <w:rsid w:val="00534962"/>
    <w:rsid w:val="005354E5"/>
    <w:rsid w:val="00535C0B"/>
    <w:rsid w:val="00536C39"/>
    <w:rsid w:val="00536F68"/>
    <w:rsid w:val="005374AD"/>
    <w:rsid w:val="005379F2"/>
    <w:rsid w:val="00537E48"/>
    <w:rsid w:val="0054029B"/>
    <w:rsid w:val="00540B8B"/>
    <w:rsid w:val="00541123"/>
    <w:rsid w:val="00541551"/>
    <w:rsid w:val="00541E0F"/>
    <w:rsid w:val="00542950"/>
    <w:rsid w:val="005442F0"/>
    <w:rsid w:val="00544B07"/>
    <w:rsid w:val="00544BDB"/>
    <w:rsid w:val="00545D25"/>
    <w:rsid w:val="005464AF"/>
    <w:rsid w:val="00546593"/>
    <w:rsid w:val="00546D2A"/>
    <w:rsid w:val="00547AC7"/>
    <w:rsid w:val="0055006A"/>
    <w:rsid w:val="0055063A"/>
    <w:rsid w:val="00551992"/>
    <w:rsid w:val="005526AE"/>
    <w:rsid w:val="00552815"/>
    <w:rsid w:val="00552A11"/>
    <w:rsid w:val="00552D50"/>
    <w:rsid w:val="00553932"/>
    <w:rsid w:val="005541A2"/>
    <w:rsid w:val="00554B25"/>
    <w:rsid w:val="005550DA"/>
    <w:rsid w:val="00555572"/>
    <w:rsid w:val="005556D0"/>
    <w:rsid w:val="0055599D"/>
    <w:rsid w:val="00556272"/>
    <w:rsid w:val="00557E0F"/>
    <w:rsid w:val="00560102"/>
    <w:rsid w:val="005604A1"/>
    <w:rsid w:val="0056152C"/>
    <w:rsid w:val="00562F42"/>
    <w:rsid w:val="0056316F"/>
    <w:rsid w:val="00563934"/>
    <w:rsid w:val="005647E1"/>
    <w:rsid w:val="00564914"/>
    <w:rsid w:val="00565B71"/>
    <w:rsid w:val="00566137"/>
    <w:rsid w:val="005665B1"/>
    <w:rsid w:val="00566CAA"/>
    <w:rsid w:val="00566DD9"/>
    <w:rsid w:val="005676FF"/>
    <w:rsid w:val="00567F29"/>
    <w:rsid w:val="00571508"/>
    <w:rsid w:val="005720A9"/>
    <w:rsid w:val="00572751"/>
    <w:rsid w:val="00572BFF"/>
    <w:rsid w:val="005734EC"/>
    <w:rsid w:val="00573811"/>
    <w:rsid w:val="0057398C"/>
    <w:rsid w:val="005739DA"/>
    <w:rsid w:val="00573B03"/>
    <w:rsid w:val="00574107"/>
    <w:rsid w:val="0057453C"/>
    <w:rsid w:val="00575022"/>
    <w:rsid w:val="0057522A"/>
    <w:rsid w:val="005756D6"/>
    <w:rsid w:val="00577181"/>
    <w:rsid w:val="00577791"/>
    <w:rsid w:val="00577CD4"/>
    <w:rsid w:val="005802AC"/>
    <w:rsid w:val="00580E5E"/>
    <w:rsid w:val="00580FBD"/>
    <w:rsid w:val="00581044"/>
    <w:rsid w:val="005812BB"/>
    <w:rsid w:val="00581355"/>
    <w:rsid w:val="005819FA"/>
    <w:rsid w:val="00581AB8"/>
    <w:rsid w:val="00581F90"/>
    <w:rsid w:val="0058357C"/>
    <w:rsid w:val="00583C36"/>
    <w:rsid w:val="00583C8A"/>
    <w:rsid w:val="005849FF"/>
    <w:rsid w:val="00585F43"/>
    <w:rsid w:val="00586181"/>
    <w:rsid w:val="0058693E"/>
    <w:rsid w:val="00586D75"/>
    <w:rsid w:val="0058753E"/>
    <w:rsid w:val="0059053C"/>
    <w:rsid w:val="005908B9"/>
    <w:rsid w:val="00590E19"/>
    <w:rsid w:val="005917D8"/>
    <w:rsid w:val="0059185F"/>
    <w:rsid w:val="00592A0D"/>
    <w:rsid w:val="0059337E"/>
    <w:rsid w:val="00594540"/>
    <w:rsid w:val="00594993"/>
    <w:rsid w:val="0059540C"/>
    <w:rsid w:val="005959BE"/>
    <w:rsid w:val="005959F5"/>
    <w:rsid w:val="00595AC6"/>
    <w:rsid w:val="00595D18"/>
    <w:rsid w:val="00595D7D"/>
    <w:rsid w:val="005961B3"/>
    <w:rsid w:val="005976D7"/>
    <w:rsid w:val="00597CC5"/>
    <w:rsid w:val="005A0192"/>
    <w:rsid w:val="005A1F85"/>
    <w:rsid w:val="005A2365"/>
    <w:rsid w:val="005A27E2"/>
    <w:rsid w:val="005A33ED"/>
    <w:rsid w:val="005A35BA"/>
    <w:rsid w:val="005A38BD"/>
    <w:rsid w:val="005A44FE"/>
    <w:rsid w:val="005A571B"/>
    <w:rsid w:val="005A580D"/>
    <w:rsid w:val="005A640E"/>
    <w:rsid w:val="005A6545"/>
    <w:rsid w:val="005A6635"/>
    <w:rsid w:val="005A67C6"/>
    <w:rsid w:val="005A72C3"/>
    <w:rsid w:val="005A79F9"/>
    <w:rsid w:val="005A7A93"/>
    <w:rsid w:val="005A7FCB"/>
    <w:rsid w:val="005A7FF2"/>
    <w:rsid w:val="005B1AB6"/>
    <w:rsid w:val="005B2330"/>
    <w:rsid w:val="005B29A5"/>
    <w:rsid w:val="005B2A55"/>
    <w:rsid w:val="005B33D7"/>
    <w:rsid w:val="005B3660"/>
    <w:rsid w:val="005B4014"/>
    <w:rsid w:val="005B4209"/>
    <w:rsid w:val="005B5065"/>
    <w:rsid w:val="005B539E"/>
    <w:rsid w:val="005B53F6"/>
    <w:rsid w:val="005B56A7"/>
    <w:rsid w:val="005B5F7E"/>
    <w:rsid w:val="005B626D"/>
    <w:rsid w:val="005B69A6"/>
    <w:rsid w:val="005B791C"/>
    <w:rsid w:val="005B797C"/>
    <w:rsid w:val="005B79BF"/>
    <w:rsid w:val="005B7FE6"/>
    <w:rsid w:val="005C033C"/>
    <w:rsid w:val="005C05FA"/>
    <w:rsid w:val="005C0757"/>
    <w:rsid w:val="005C0C5F"/>
    <w:rsid w:val="005C14B1"/>
    <w:rsid w:val="005C1945"/>
    <w:rsid w:val="005C19BB"/>
    <w:rsid w:val="005C1F8C"/>
    <w:rsid w:val="005C32EF"/>
    <w:rsid w:val="005C37D6"/>
    <w:rsid w:val="005C3879"/>
    <w:rsid w:val="005C3952"/>
    <w:rsid w:val="005C503D"/>
    <w:rsid w:val="005C52DD"/>
    <w:rsid w:val="005C5580"/>
    <w:rsid w:val="005C623B"/>
    <w:rsid w:val="005C6767"/>
    <w:rsid w:val="005C754C"/>
    <w:rsid w:val="005C7FB4"/>
    <w:rsid w:val="005D0FF2"/>
    <w:rsid w:val="005D10F6"/>
    <w:rsid w:val="005D1A91"/>
    <w:rsid w:val="005D1AC9"/>
    <w:rsid w:val="005D20A1"/>
    <w:rsid w:val="005D2908"/>
    <w:rsid w:val="005D2CB6"/>
    <w:rsid w:val="005D446D"/>
    <w:rsid w:val="005D44DF"/>
    <w:rsid w:val="005D49E7"/>
    <w:rsid w:val="005D518E"/>
    <w:rsid w:val="005D5E52"/>
    <w:rsid w:val="005D72A6"/>
    <w:rsid w:val="005D744C"/>
    <w:rsid w:val="005D78B1"/>
    <w:rsid w:val="005E0C03"/>
    <w:rsid w:val="005E0E8B"/>
    <w:rsid w:val="005E224B"/>
    <w:rsid w:val="005E2E79"/>
    <w:rsid w:val="005E3B5A"/>
    <w:rsid w:val="005E441B"/>
    <w:rsid w:val="005E4D93"/>
    <w:rsid w:val="005E57E9"/>
    <w:rsid w:val="005E7DA4"/>
    <w:rsid w:val="005F1017"/>
    <w:rsid w:val="005F1588"/>
    <w:rsid w:val="005F1BC3"/>
    <w:rsid w:val="005F1E4D"/>
    <w:rsid w:val="005F3302"/>
    <w:rsid w:val="005F372E"/>
    <w:rsid w:val="005F3CF3"/>
    <w:rsid w:val="005F3F5C"/>
    <w:rsid w:val="005F491B"/>
    <w:rsid w:val="005F49DF"/>
    <w:rsid w:val="005F5298"/>
    <w:rsid w:val="005F5FD6"/>
    <w:rsid w:val="005F61A2"/>
    <w:rsid w:val="005F66BE"/>
    <w:rsid w:val="005F7A9A"/>
    <w:rsid w:val="005F7C31"/>
    <w:rsid w:val="00600067"/>
    <w:rsid w:val="00600CBD"/>
    <w:rsid w:val="00600CC8"/>
    <w:rsid w:val="006010A4"/>
    <w:rsid w:val="006011B3"/>
    <w:rsid w:val="006015C7"/>
    <w:rsid w:val="006025D3"/>
    <w:rsid w:val="0060348B"/>
    <w:rsid w:val="00603D4E"/>
    <w:rsid w:val="0060459A"/>
    <w:rsid w:val="00604E86"/>
    <w:rsid w:val="006054EC"/>
    <w:rsid w:val="006056F2"/>
    <w:rsid w:val="00605C51"/>
    <w:rsid w:val="00605FBA"/>
    <w:rsid w:val="0060604C"/>
    <w:rsid w:val="006063E5"/>
    <w:rsid w:val="00606CC5"/>
    <w:rsid w:val="0060727E"/>
    <w:rsid w:val="0060759A"/>
    <w:rsid w:val="00607CCF"/>
    <w:rsid w:val="00607F4C"/>
    <w:rsid w:val="00610315"/>
    <w:rsid w:val="0061068B"/>
    <w:rsid w:val="00610ADF"/>
    <w:rsid w:val="00610CE3"/>
    <w:rsid w:val="0061137A"/>
    <w:rsid w:val="00611405"/>
    <w:rsid w:val="00612192"/>
    <w:rsid w:val="006125E3"/>
    <w:rsid w:val="006126A6"/>
    <w:rsid w:val="00613591"/>
    <w:rsid w:val="0061469B"/>
    <w:rsid w:val="00615A38"/>
    <w:rsid w:val="00616150"/>
    <w:rsid w:val="006163F2"/>
    <w:rsid w:val="0061729C"/>
    <w:rsid w:val="00617757"/>
    <w:rsid w:val="00617BF0"/>
    <w:rsid w:val="006207BF"/>
    <w:rsid w:val="00622C22"/>
    <w:rsid w:val="00622CA3"/>
    <w:rsid w:val="00622F3B"/>
    <w:rsid w:val="006235B8"/>
    <w:rsid w:val="006237D6"/>
    <w:rsid w:val="00624A59"/>
    <w:rsid w:val="00625271"/>
    <w:rsid w:val="00626DAF"/>
    <w:rsid w:val="00631BDE"/>
    <w:rsid w:val="006321C1"/>
    <w:rsid w:val="0063225A"/>
    <w:rsid w:val="006327D3"/>
    <w:rsid w:val="00633C1A"/>
    <w:rsid w:val="00634CAB"/>
    <w:rsid w:val="0063584D"/>
    <w:rsid w:val="006368DF"/>
    <w:rsid w:val="00637310"/>
    <w:rsid w:val="00637438"/>
    <w:rsid w:val="006379B3"/>
    <w:rsid w:val="00637FB4"/>
    <w:rsid w:val="00637FD5"/>
    <w:rsid w:val="00640383"/>
    <w:rsid w:val="00640646"/>
    <w:rsid w:val="00640F13"/>
    <w:rsid w:val="00640FAA"/>
    <w:rsid w:val="00642A43"/>
    <w:rsid w:val="00642DF6"/>
    <w:rsid w:val="00642ED8"/>
    <w:rsid w:val="00643172"/>
    <w:rsid w:val="006436C0"/>
    <w:rsid w:val="006452E7"/>
    <w:rsid w:val="0064577B"/>
    <w:rsid w:val="00647483"/>
    <w:rsid w:val="00647E0B"/>
    <w:rsid w:val="00650729"/>
    <w:rsid w:val="00650CBA"/>
    <w:rsid w:val="00651539"/>
    <w:rsid w:val="00651D08"/>
    <w:rsid w:val="00651E3C"/>
    <w:rsid w:val="0065220F"/>
    <w:rsid w:val="006525C5"/>
    <w:rsid w:val="0065436A"/>
    <w:rsid w:val="006544C9"/>
    <w:rsid w:val="00655872"/>
    <w:rsid w:val="0065606C"/>
    <w:rsid w:val="0065732D"/>
    <w:rsid w:val="00657557"/>
    <w:rsid w:val="00657BB5"/>
    <w:rsid w:val="0066034B"/>
    <w:rsid w:val="00660950"/>
    <w:rsid w:val="00660B76"/>
    <w:rsid w:val="00660E69"/>
    <w:rsid w:val="006613F4"/>
    <w:rsid w:val="00661754"/>
    <w:rsid w:val="00661941"/>
    <w:rsid w:val="00661BCD"/>
    <w:rsid w:val="00661E5D"/>
    <w:rsid w:val="00662102"/>
    <w:rsid w:val="0066261D"/>
    <w:rsid w:val="006630AA"/>
    <w:rsid w:val="0066363D"/>
    <w:rsid w:val="00663FE1"/>
    <w:rsid w:val="00664096"/>
    <w:rsid w:val="006644A1"/>
    <w:rsid w:val="0066533A"/>
    <w:rsid w:val="00665BEC"/>
    <w:rsid w:val="00667C77"/>
    <w:rsid w:val="00667DAD"/>
    <w:rsid w:val="00667FE1"/>
    <w:rsid w:val="00670B1F"/>
    <w:rsid w:val="00670E6B"/>
    <w:rsid w:val="00671035"/>
    <w:rsid w:val="00671B0D"/>
    <w:rsid w:val="006727AB"/>
    <w:rsid w:val="00672DEE"/>
    <w:rsid w:val="00672F8F"/>
    <w:rsid w:val="00672FD2"/>
    <w:rsid w:val="00673A04"/>
    <w:rsid w:val="00673E63"/>
    <w:rsid w:val="00674A16"/>
    <w:rsid w:val="00674A99"/>
    <w:rsid w:val="00674D93"/>
    <w:rsid w:val="00675685"/>
    <w:rsid w:val="00675733"/>
    <w:rsid w:val="006770D2"/>
    <w:rsid w:val="00677463"/>
    <w:rsid w:val="00677C95"/>
    <w:rsid w:val="00680142"/>
    <w:rsid w:val="006811F4"/>
    <w:rsid w:val="00681905"/>
    <w:rsid w:val="00682597"/>
    <w:rsid w:val="006826BB"/>
    <w:rsid w:val="00682A28"/>
    <w:rsid w:val="00682EF3"/>
    <w:rsid w:val="00683226"/>
    <w:rsid w:val="00683729"/>
    <w:rsid w:val="0068408C"/>
    <w:rsid w:val="006856A7"/>
    <w:rsid w:val="00686DDB"/>
    <w:rsid w:val="00687345"/>
    <w:rsid w:val="00690C80"/>
    <w:rsid w:val="00691150"/>
    <w:rsid w:val="00691F13"/>
    <w:rsid w:val="0069262E"/>
    <w:rsid w:val="00692708"/>
    <w:rsid w:val="00692B91"/>
    <w:rsid w:val="006935CC"/>
    <w:rsid w:val="0069432D"/>
    <w:rsid w:val="00694674"/>
    <w:rsid w:val="00695014"/>
    <w:rsid w:val="00696B73"/>
    <w:rsid w:val="006971A3"/>
    <w:rsid w:val="0069743B"/>
    <w:rsid w:val="00697712"/>
    <w:rsid w:val="00697BFD"/>
    <w:rsid w:val="0069CE47"/>
    <w:rsid w:val="006A091B"/>
    <w:rsid w:val="006A2209"/>
    <w:rsid w:val="006A3068"/>
    <w:rsid w:val="006A31DE"/>
    <w:rsid w:val="006A3B3D"/>
    <w:rsid w:val="006A5278"/>
    <w:rsid w:val="006A588F"/>
    <w:rsid w:val="006A61DA"/>
    <w:rsid w:val="006A6599"/>
    <w:rsid w:val="006A675F"/>
    <w:rsid w:val="006A6F1D"/>
    <w:rsid w:val="006A74B6"/>
    <w:rsid w:val="006A793B"/>
    <w:rsid w:val="006A79A0"/>
    <w:rsid w:val="006A7A7F"/>
    <w:rsid w:val="006B0F06"/>
    <w:rsid w:val="006B1314"/>
    <w:rsid w:val="006B2263"/>
    <w:rsid w:val="006B2369"/>
    <w:rsid w:val="006B2F55"/>
    <w:rsid w:val="006B38A8"/>
    <w:rsid w:val="006B5131"/>
    <w:rsid w:val="006B780C"/>
    <w:rsid w:val="006B7BCF"/>
    <w:rsid w:val="006C000A"/>
    <w:rsid w:val="006C00BA"/>
    <w:rsid w:val="006C044F"/>
    <w:rsid w:val="006C0AC8"/>
    <w:rsid w:val="006C1015"/>
    <w:rsid w:val="006C1C3A"/>
    <w:rsid w:val="006C30B0"/>
    <w:rsid w:val="006C33FB"/>
    <w:rsid w:val="006C36A8"/>
    <w:rsid w:val="006C459B"/>
    <w:rsid w:val="006C4A04"/>
    <w:rsid w:val="006C536E"/>
    <w:rsid w:val="006C587F"/>
    <w:rsid w:val="006C62B0"/>
    <w:rsid w:val="006C649C"/>
    <w:rsid w:val="006C65C1"/>
    <w:rsid w:val="006C723A"/>
    <w:rsid w:val="006C78CE"/>
    <w:rsid w:val="006C7E56"/>
    <w:rsid w:val="006D0D98"/>
    <w:rsid w:val="006D0DD3"/>
    <w:rsid w:val="006D1753"/>
    <w:rsid w:val="006D2985"/>
    <w:rsid w:val="006D352B"/>
    <w:rsid w:val="006D3813"/>
    <w:rsid w:val="006D51B1"/>
    <w:rsid w:val="006D58B0"/>
    <w:rsid w:val="006D5E25"/>
    <w:rsid w:val="006D6D20"/>
    <w:rsid w:val="006D7352"/>
    <w:rsid w:val="006E0794"/>
    <w:rsid w:val="006E0B4C"/>
    <w:rsid w:val="006E10C0"/>
    <w:rsid w:val="006E2AEA"/>
    <w:rsid w:val="006E2B52"/>
    <w:rsid w:val="006E5189"/>
    <w:rsid w:val="006E5402"/>
    <w:rsid w:val="006E5F08"/>
    <w:rsid w:val="006E654A"/>
    <w:rsid w:val="006E6BD2"/>
    <w:rsid w:val="006E6DFB"/>
    <w:rsid w:val="006E7BD6"/>
    <w:rsid w:val="006F02F0"/>
    <w:rsid w:val="006F0D5D"/>
    <w:rsid w:val="006F16BB"/>
    <w:rsid w:val="006F18E3"/>
    <w:rsid w:val="006F1B21"/>
    <w:rsid w:val="006F27F0"/>
    <w:rsid w:val="006F3A02"/>
    <w:rsid w:val="006F458E"/>
    <w:rsid w:val="006F49A5"/>
    <w:rsid w:val="006F521D"/>
    <w:rsid w:val="006F557D"/>
    <w:rsid w:val="006F5A56"/>
    <w:rsid w:val="006F6108"/>
    <w:rsid w:val="006F6128"/>
    <w:rsid w:val="006F65FA"/>
    <w:rsid w:val="006F7095"/>
    <w:rsid w:val="006F798A"/>
    <w:rsid w:val="00700981"/>
    <w:rsid w:val="0070099F"/>
    <w:rsid w:val="007011A5"/>
    <w:rsid w:val="00701B14"/>
    <w:rsid w:val="00701C7D"/>
    <w:rsid w:val="00701D10"/>
    <w:rsid w:val="00702676"/>
    <w:rsid w:val="00702734"/>
    <w:rsid w:val="00702F99"/>
    <w:rsid w:val="00702FD8"/>
    <w:rsid w:val="0070322A"/>
    <w:rsid w:val="007038D4"/>
    <w:rsid w:val="007046BA"/>
    <w:rsid w:val="0070482C"/>
    <w:rsid w:val="007048C4"/>
    <w:rsid w:val="007049FB"/>
    <w:rsid w:val="00704FB8"/>
    <w:rsid w:val="007056BE"/>
    <w:rsid w:val="00707172"/>
    <w:rsid w:val="0070740B"/>
    <w:rsid w:val="00707A10"/>
    <w:rsid w:val="00707B12"/>
    <w:rsid w:val="00707CDF"/>
    <w:rsid w:val="0071083C"/>
    <w:rsid w:val="00711325"/>
    <w:rsid w:val="00711A60"/>
    <w:rsid w:val="00712D35"/>
    <w:rsid w:val="007133DD"/>
    <w:rsid w:val="00713AD6"/>
    <w:rsid w:val="00713FED"/>
    <w:rsid w:val="007141C4"/>
    <w:rsid w:val="00714A3D"/>
    <w:rsid w:val="00714DE6"/>
    <w:rsid w:val="0071523F"/>
    <w:rsid w:val="0071593F"/>
    <w:rsid w:val="00716AEF"/>
    <w:rsid w:val="00716C6B"/>
    <w:rsid w:val="00716ECD"/>
    <w:rsid w:val="0071771E"/>
    <w:rsid w:val="007179D0"/>
    <w:rsid w:val="007200FD"/>
    <w:rsid w:val="007209F3"/>
    <w:rsid w:val="00720C27"/>
    <w:rsid w:val="0072183F"/>
    <w:rsid w:val="007224FA"/>
    <w:rsid w:val="007227D5"/>
    <w:rsid w:val="00722C13"/>
    <w:rsid w:val="00722E4C"/>
    <w:rsid w:val="007234C9"/>
    <w:rsid w:val="007239D5"/>
    <w:rsid w:val="0072443D"/>
    <w:rsid w:val="007245CE"/>
    <w:rsid w:val="0072495D"/>
    <w:rsid w:val="007260A1"/>
    <w:rsid w:val="00726394"/>
    <w:rsid w:val="00726698"/>
    <w:rsid w:val="00727741"/>
    <w:rsid w:val="00727C3A"/>
    <w:rsid w:val="00727DA7"/>
    <w:rsid w:val="00727DA8"/>
    <w:rsid w:val="00727DAD"/>
    <w:rsid w:val="00730577"/>
    <w:rsid w:val="00730596"/>
    <w:rsid w:val="007305E3"/>
    <w:rsid w:val="00730B1B"/>
    <w:rsid w:val="00731421"/>
    <w:rsid w:val="00732002"/>
    <w:rsid w:val="00733608"/>
    <w:rsid w:val="0073365A"/>
    <w:rsid w:val="00733956"/>
    <w:rsid w:val="00733A63"/>
    <w:rsid w:val="007341C1"/>
    <w:rsid w:val="0073420C"/>
    <w:rsid w:val="00734303"/>
    <w:rsid w:val="007344E4"/>
    <w:rsid w:val="00734ACB"/>
    <w:rsid w:val="00734D43"/>
    <w:rsid w:val="00735C32"/>
    <w:rsid w:val="00735DF2"/>
    <w:rsid w:val="00736242"/>
    <w:rsid w:val="00737C42"/>
    <w:rsid w:val="00737FF6"/>
    <w:rsid w:val="0074071D"/>
    <w:rsid w:val="00740757"/>
    <w:rsid w:val="00741565"/>
    <w:rsid w:val="00742373"/>
    <w:rsid w:val="0074286B"/>
    <w:rsid w:val="0074339D"/>
    <w:rsid w:val="00743659"/>
    <w:rsid w:val="007440D0"/>
    <w:rsid w:val="00744830"/>
    <w:rsid w:val="00744CEB"/>
    <w:rsid w:val="0074577D"/>
    <w:rsid w:val="007457DB"/>
    <w:rsid w:val="00745DD7"/>
    <w:rsid w:val="007469B2"/>
    <w:rsid w:val="00747EFC"/>
    <w:rsid w:val="00750A1B"/>
    <w:rsid w:val="00750FBC"/>
    <w:rsid w:val="00751EFA"/>
    <w:rsid w:val="007527E3"/>
    <w:rsid w:val="0075282B"/>
    <w:rsid w:val="00752899"/>
    <w:rsid w:val="007541A9"/>
    <w:rsid w:val="007543E1"/>
    <w:rsid w:val="00754770"/>
    <w:rsid w:val="0075493D"/>
    <w:rsid w:val="007549BB"/>
    <w:rsid w:val="00754DF2"/>
    <w:rsid w:val="007551B5"/>
    <w:rsid w:val="0075540D"/>
    <w:rsid w:val="00755DC7"/>
    <w:rsid w:val="007566C7"/>
    <w:rsid w:val="007575E0"/>
    <w:rsid w:val="00757685"/>
    <w:rsid w:val="007579F7"/>
    <w:rsid w:val="00761782"/>
    <w:rsid w:val="00761964"/>
    <w:rsid w:val="00762145"/>
    <w:rsid w:val="00762D15"/>
    <w:rsid w:val="00764928"/>
    <w:rsid w:val="00765044"/>
    <w:rsid w:val="00765C9D"/>
    <w:rsid w:val="00766D61"/>
    <w:rsid w:val="00767510"/>
    <w:rsid w:val="00767DDF"/>
    <w:rsid w:val="00771600"/>
    <w:rsid w:val="00772479"/>
    <w:rsid w:val="00772698"/>
    <w:rsid w:val="00772795"/>
    <w:rsid w:val="00774776"/>
    <w:rsid w:val="0077493E"/>
    <w:rsid w:val="0077502C"/>
    <w:rsid w:val="007751F2"/>
    <w:rsid w:val="00775F70"/>
    <w:rsid w:val="00776204"/>
    <w:rsid w:val="0077679F"/>
    <w:rsid w:val="00776F89"/>
    <w:rsid w:val="00777760"/>
    <w:rsid w:val="0077791E"/>
    <w:rsid w:val="00777D6E"/>
    <w:rsid w:val="007802B6"/>
    <w:rsid w:val="00780F5A"/>
    <w:rsid w:val="0078168D"/>
    <w:rsid w:val="00781771"/>
    <w:rsid w:val="007819A0"/>
    <w:rsid w:val="00782728"/>
    <w:rsid w:val="00782BDE"/>
    <w:rsid w:val="00782ED2"/>
    <w:rsid w:val="00783937"/>
    <w:rsid w:val="00783E6A"/>
    <w:rsid w:val="00784169"/>
    <w:rsid w:val="0078489A"/>
    <w:rsid w:val="007848C5"/>
    <w:rsid w:val="00784BD6"/>
    <w:rsid w:val="0078503A"/>
    <w:rsid w:val="00786BBC"/>
    <w:rsid w:val="00786E47"/>
    <w:rsid w:val="007902A3"/>
    <w:rsid w:val="00791757"/>
    <w:rsid w:val="00792369"/>
    <w:rsid w:val="00792B9C"/>
    <w:rsid w:val="00792BBB"/>
    <w:rsid w:val="00792E21"/>
    <w:rsid w:val="007935C0"/>
    <w:rsid w:val="00794939"/>
    <w:rsid w:val="00795418"/>
    <w:rsid w:val="00795ABA"/>
    <w:rsid w:val="007962A7"/>
    <w:rsid w:val="00796DA4"/>
    <w:rsid w:val="007A042B"/>
    <w:rsid w:val="007A22E8"/>
    <w:rsid w:val="007A30F6"/>
    <w:rsid w:val="007A34C9"/>
    <w:rsid w:val="007A3530"/>
    <w:rsid w:val="007A3862"/>
    <w:rsid w:val="007A3B7E"/>
    <w:rsid w:val="007A3C0C"/>
    <w:rsid w:val="007A477C"/>
    <w:rsid w:val="007A5446"/>
    <w:rsid w:val="007A55D3"/>
    <w:rsid w:val="007A612F"/>
    <w:rsid w:val="007A68C4"/>
    <w:rsid w:val="007A6B0E"/>
    <w:rsid w:val="007A7717"/>
    <w:rsid w:val="007A781F"/>
    <w:rsid w:val="007A7EEB"/>
    <w:rsid w:val="007A7F6E"/>
    <w:rsid w:val="007B0135"/>
    <w:rsid w:val="007B0556"/>
    <w:rsid w:val="007B2157"/>
    <w:rsid w:val="007B35F0"/>
    <w:rsid w:val="007B37FC"/>
    <w:rsid w:val="007B3D4B"/>
    <w:rsid w:val="007B409B"/>
    <w:rsid w:val="007B439D"/>
    <w:rsid w:val="007B45C7"/>
    <w:rsid w:val="007B6437"/>
    <w:rsid w:val="007B69BF"/>
    <w:rsid w:val="007B6E64"/>
    <w:rsid w:val="007B74F4"/>
    <w:rsid w:val="007B792C"/>
    <w:rsid w:val="007B7BC2"/>
    <w:rsid w:val="007C08A5"/>
    <w:rsid w:val="007C288B"/>
    <w:rsid w:val="007C28AB"/>
    <w:rsid w:val="007C2BC3"/>
    <w:rsid w:val="007C3EA4"/>
    <w:rsid w:val="007C4A90"/>
    <w:rsid w:val="007C4FD0"/>
    <w:rsid w:val="007C5359"/>
    <w:rsid w:val="007C5DDE"/>
    <w:rsid w:val="007C6060"/>
    <w:rsid w:val="007C6166"/>
    <w:rsid w:val="007C6DB0"/>
    <w:rsid w:val="007C72A2"/>
    <w:rsid w:val="007C7873"/>
    <w:rsid w:val="007C798C"/>
    <w:rsid w:val="007C7D4A"/>
    <w:rsid w:val="007C7EF7"/>
    <w:rsid w:val="007D074C"/>
    <w:rsid w:val="007D1B80"/>
    <w:rsid w:val="007D2260"/>
    <w:rsid w:val="007D273C"/>
    <w:rsid w:val="007D376E"/>
    <w:rsid w:val="007D3E82"/>
    <w:rsid w:val="007D3F14"/>
    <w:rsid w:val="007D45B9"/>
    <w:rsid w:val="007D5231"/>
    <w:rsid w:val="007D657E"/>
    <w:rsid w:val="007D6B49"/>
    <w:rsid w:val="007D6BD2"/>
    <w:rsid w:val="007D7FB0"/>
    <w:rsid w:val="007E02DF"/>
    <w:rsid w:val="007E0BB5"/>
    <w:rsid w:val="007E186A"/>
    <w:rsid w:val="007E1968"/>
    <w:rsid w:val="007E2008"/>
    <w:rsid w:val="007E3654"/>
    <w:rsid w:val="007E38F2"/>
    <w:rsid w:val="007E434F"/>
    <w:rsid w:val="007E4984"/>
    <w:rsid w:val="007E50DA"/>
    <w:rsid w:val="007E52F6"/>
    <w:rsid w:val="007E5495"/>
    <w:rsid w:val="007E5FDA"/>
    <w:rsid w:val="007E76B2"/>
    <w:rsid w:val="007E7895"/>
    <w:rsid w:val="007F07EB"/>
    <w:rsid w:val="007F0E86"/>
    <w:rsid w:val="007F2F2C"/>
    <w:rsid w:val="007F35D1"/>
    <w:rsid w:val="007F3A4D"/>
    <w:rsid w:val="007F4193"/>
    <w:rsid w:val="007F43E0"/>
    <w:rsid w:val="007F7D0F"/>
    <w:rsid w:val="007F7EA2"/>
    <w:rsid w:val="00800E3D"/>
    <w:rsid w:val="00801903"/>
    <w:rsid w:val="00803F0D"/>
    <w:rsid w:val="0080414C"/>
    <w:rsid w:val="00804ECA"/>
    <w:rsid w:val="008055C1"/>
    <w:rsid w:val="00805CD8"/>
    <w:rsid w:val="00806369"/>
    <w:rsid w:val="00806A6C"/>
    <w:rsid w:val="00807D81"/>
    <w:rsid w:val="00807DC0"/>
    <w:rsid w:val="00812A08"/>
    <w:rsid w:val="008133F1"/>
    <w:rsid w:val="00813EE0"/>
    <w:rsid w:val="008141DC"/>
    <w:rsid w:val="008154AB"/>
    <w:rsid w:val="00815D8A"/>
    <w:rsid w:val="008161FE"/>
    <w:rsid w:val="0081664A"/>
    <w:rsid w:val="008171F1"/>
    <w:rsid w:val="00820871"/>
    <w:rsid w:val="00820974"/>
    <w:rsid w:val="0082377D"/>
    <w:rsid w:val="00823918"/>
    <w:rsid w:val="00824706"/>
    <w:rsid w:val="008249DA"/>
    <w:rsid w:val="00824E52"/>
    <w:rsid w:val="008255AC"/>
    <w:rsid w:val="00826790"/>
    <w:rsid w:val="00826DF1"/>
    <w:rsid w:val="00830210"/>
    <w:rsid w:val="008307E6"/>
    <w:rsid w:val="00830891"/>
    <w:rsid w:val="008309D5"/>
    <w:rsid w:val="0083158A"/>
    <w:rsid w:val="008320AC"/>
    <w:rsid w:val="00832128"/>
    <w:rsid w:val="00832676"/>
    <w:rsid w:val="00832766"/>
    <w:rsid w:val="0083281A"/>
    <w:rsid w:val="00832854"/>
    <w:rsid w:val="00832D54"/>
    <w:rsid w:val="00832F88"/>
    <w:rsid w:val="008331DB"/>
    <w:rsid w:val="008338F1"/>
    <w:rsid w:val="00834299"/>
    <w:rsid w:val="0083443C"/>
    <w:rsid w:val="008351EA"/>
    <w:rsid w:val="00836E9E"/>
    <w:rsid w:val="0083730C"/>
    <w:rsid w:val="00837BA7"/>
    <w:rsid w:val="00837BC4"/>
    <w:rsid w:val="00837CB8"/>
    <w:rsid w:val="00840404"/>
    <w:rsid w:val="0084051E"/>
    <w:rsid w:val="00842139"/>
    <w:rsid w:val="00842F48"/>
    <w:rsid w:val="008439EB"/>
    <w:rsid w:val="008444F8"/>
    <w:rsid w:val="00845317"/>
    <w:rsid w:val="00845D61"/>
    <w:rsid w:val="00845F13"/>
    <w:rsid w:val="0084630F"/>
    <w:rsid w:val="0084662F"/>
    <w:rsid w:val="008467B8"/>
    <w:rsid w:val="00846DC8"/>
    <w:rsid w:val="00847123"/>
    <w:rsid w:val="00847A7F"/>
    <w:rsid w:val="00847F2A"/>
    <w:rsid w:val="0085026C"/>
    <w:rsid w:val="008507FA"/>
    <w:rsid w:val="008513C2"/>
    <w:rsid w:val="00851EBD"/>
    <w:rsid w:val="00852747"/>
    <w:rsid w:val="0085283A"/>
    <w:rsid w:val="00853240"/>
    <w:rsid w:val="00854D6B"/>
    <w:rsid w:val="008553D5"/>
    <w:rsid w:val="008556E4"/>
    <w:rsid w:val="00855BAB"/>
    <w:rsid w:val="00855DA3"/>
    <w:rsid w:val="00856E7A"/>
    <w:rsid w:val="00857F63"/>
    <w:rsid w:val="00860847"/>
    <w:rsid w:val="00860FE4"/>
    <w:rsid w:val="008618CC"/>
    <w:rsid w:val="0086256F"/>
    <w:rsid w:val="00863852"/>
    <w:rsid w:val="00864102"/>
    <w:rsid w:val="00864118"/>
    <w:rsid w:val="00864424"/>
    <w:rsid w:val="00864781"/>
    <w:rsid w:val="00864F75"/>
    <w:rsid w:val="008660A8"/>
    <w:rsid w:val="00866C29"/>
    <w:rsid w:val="00866D7D"/>
    <w:rsid w:val="00867A91"/>
    <w:rsid w:val="00867D6B"/>
    <w:rsid w:val="00870E3B"/>
    <w:rsid w:val="00871C20"/>
    <w:rsid w:val="00871EA9"/>
    <w:rsid w:val="00872F2D"/>
    <w:rsid w:val="008746CE"/>
    <w:rsid w:val="00875083"/>
    <w:rsid w:val="008756A7"/>
    <w:rsid w:val="008764B4"/>
    <w:rsid w:val="00876AF6"/>
    <w:rsid w:val="00876B9A"/>
    <w:rsid w:val="00876F85"/>
    <w:rsid w:val="00877385"/>
    <w:rsid w:val="00877BE0"/>
    <w:rsid w:val="0088095F"/>
    <w:rsid w:val="00880FE8"/>
    <w:rsid w:val="008821FB"/>
    <w:rsid w:val="00882ED8"/>
    <w:rsid w:val="00883C28"/>
    <w:rsid w:val="0088408B"/>
    <w:rsid w:val="008844E5"/>
    <w:rsid w:val="00884B55"/>
    <w:rsid w:val="00885097"/>
    <w:rsid w:val="00885707"/>
    <w:rsid w:val="008857DD"/>
    <w:rsid w:val="00885BF4"/>
    <w:rsid w:val="008867C5"/>
    <w:rsid w:val="00886D92"/>
    <w:rsid w:val="008873C4"/>
    <w:rsid w:val="0088794D"/>
    <w:rsid w:val="00887E2D"/>
    <w:rsid w:val="008908ED"/>
    <w:rsid w:val="00891106"/>
    <w:rsid w:val="00891132"/>
    <w:rsid w:val="00891CA6"/>
    <w:rsid w:val="00891FC5"/>
    <w:rsid w:val="008928E9"/>
    <w:rsid w:val="0089293D"/>
    <w:rsid w:val="00894186"/>
    <w:rsid w:val="00894FC0"/>
    <w:rsid w:val="00895269"/>
    <w:rsid w:val="00895492"/>
    <w:rsid w:val="00895A65"/>
    <w:rsid w:val="00895FA0"/>
    <w:rsid w:val="0089760C"/>
    <w:rsid w:val="00897785"/>
    <w:rsid w:val="008A0767"/>
    <w:rsid w:val="008A07D6"/>
    <w:rsid w:val="008A17B3"/>
    <w:rsid w:val="008A1B48"/>
    <w:rsid w:val="008A23B5"/>
    <w:rsid w:val="008A25EE"/>
    <w:rsid w:val="008A2784"/>
    <w:rsid w:val="008A2866"/>
    <w:rsid w:val="008A2F7F"/>
    <w:rsid w:val="008A35E7"/>
    <w:rsid w:val="008A3C4D"/>
    <w:rsid w:val="008A3CC2"/>
    <w:rsid w:val="008A486E"/>
    <w:rsid w:val="008A4B88"/>
    <w:rsid w:val="008A5250"/>
    <w:rsid w:val="008A56A8"/>
    <w:rsid w:val="008A5796"/>
    <w:rsid w:val="008A57A3"/>
    <w:rsid w:val="008A5A8C"/>
    <w:rsid w:val="008A5D0C"/>
    <w:rsid w:val="008A65B1"/>
    <w:rsid w:val="008A66A6"/>
    <w:rsid w:val="008A6839"/>
    <w:rsid w:val="008A70CD"/>
    <w:rsid w:val="008A7FA2"/>
    <w:rsid w:val="008B0D9D"/>
    <w:rsid w:val="008B1835"/>
    <w:rsid w:val="008B1E2C"/>
    <w:rsid w:val="008B2B2A"/>
    <w:rsid w:val="008B2F92"/>
    <w:rsid w:val="008B3B77"/>
    <w:rsid w:val="008B577B"/>
    <w:rsid w:val="008B5DB1"/>
    <w:rsid w:val="008B6BE7"/>
    <w:rsid w:val="008B6C71"/>
    <w:rsid w:val="008B78EF"/>
    <w:rsid w:val="008B7E73"/>
    <w:rsid w:val="008C07B1"/>
    <w:rsid w:val="008C0F83"/>
    <w:rsid w:val="008C15AA"/>
    <w:rsid w:val="008C2171"/>
    <w:rsid w:val="008C29A9"/>
    <w:rsid w:val="008C2C09"/>
    <w:rsid w:val="008C3439"/>
    <w:rsid w:val="008C36E8"/>
    <w:rsid w:val="008C3F87"/>
    <w:rsid w:val="008C495E"/>
    <w:rsid w:val="008C5AC2"/>
    <w:rsid w:val="008C5C25"/>
    <w:rsid w:val="008C5D4C"/>
    <w:rsid w:val="008C6207"/>
    <w:rsid w:val="008C6920"/>
    <w:rsid w:val="008C6D18"/>
    <w:rsid w:val="008C757B"/>
    <w:rsid w:val="008C7D94"/>
    <w:rsid w:val="008D01CF"/>
    <w:rsid w:val="008D0982"/>
    <w:rsid w:val="008D0A0C"/>
    <w:rsid w:val="008D1D8E"/>
    <w:rsid w:val="008D29ED"/>
    <w:rsid w:val="008D2D37"/>
    <w:rsid w:val="008D34CA"/>
    <w:rsid w:val="008D4E2C"/>
    <w:rsid w:val="008D4FF6"/>
    <w:rsid w:val="008D5125"/>
    <w:rsid w:val="008D54B1"/>
    <w:rsid w:val="008D56A5"/>
    <w:rsid w:val="008D723D"/>
    <w:rsid w:val="008E0314"/>
    <w:rsid w:val="008E0947"/>
    <w:rsid w:val="008E0EC2"/>
    <w:rsid w:val="008E100E"/>
    <w:rsid w:val="008E1147"/>
    <w:rsid w:val="008E2615"/>
    <w:rsid w:val="008E262F"/>
    <w:rsid w:val="008E39C7"/>
    <w:rsid w:val="008E43FF"/>
    <w:rsid w:val="008E4D08"/>
    <w:rsid w:val="008E52A0"/>
    <w:rsid w:val="008E5549"/>
    <w:rsid w:val="008E56C1"/>
    <w:rsid w:val="008E5AB7"/>
    <w:rsid w:val="008E642B"/>
    <w:rsid w:val="008E6BB1"/>
    <w:rsid w:val="008E6C41"/>
    <w:rsid w:val="008E6D63"/>
    <w:rsid w:val="008F06D6"/>
    <w:rsid w:val="008F1A6C"/>
    <w:rsid w:val="008F1D81"/>
    <w:rsid w:val="008F21F1"/>
    <w:rsid w:val="008F2B6D"/>
    <w:rsid w:val="008F51EB"/>
    <w:rsid w:val="008F563F"/>
    <w:rsid w:val="008F597E"/>
    <w:rsid w:val="008F6239"/>
    <w:rsid w:val="008F6665"/>
    <w:rsid w:val="008F6A12"/>
    <w:rsid w:val="008F7182"/>
    <w:rsid w:val="008F7E97"/>
    <w:rsid w:val="008F7F66"/>
    <w:rsid w:val="00900206"/>
    <w:rsid w:val="00900262"/>
    <w:rsid w:val="00901962"/>
    <w:rsid w:val="00901D31"/>
    <w:rsid w:val="0090262E"/>
    <w:rsid w:val="00902777"/>
    <w:rsid w:val="00902926"/>
    <w:rsid w:val="00902D96"/>
    <w:rsid w:val="00903400"/>
    <w:rsid w:val="0090381E"/>
    <w:rsid w:val="009042F3"/>
    <w:rsid w:val="00907EDB"/>
    <w:rsid w:val="00910054"/>
    <w:rsid w:val="009107F4"/>
    <w:rsid w:val="00911345"/>
    <w:rsid w:val="009126B8"/>
    <w:rsid w:val="00912C34"/>
    <w:rsid w:val="00912FB8"/>
    <w:rsid w:val="00913019"/>
    <w:rsid w:val="00913078"/>
    <w:rsid w:val="009132B3"/>
    <w:rsid w:val="00913A5A"/>
    <w:rsid w:val="00913A83"/>
    <w:rsid w:val="00913CDA"/>
    <w:rsid w:val="00913ECC"/>
    <w:rsid w:val="0091418E"/>
    <w:rsid w:val="009142B3"/>
    <w:rsid w:val="00914619"/>
    <w:rsid w:val="00915917"/>
    <w:rsid w:val="00915C97"/>
    <w:rsid w:val="00916F17"/>
    <w:rsid w:val="00917AAC"/>
    <w:rsid w:val="00917E09"/>
    <w:rsid w:val="00917E0C"/>
    <w:rsid w:val="009202B8"/>
    <w:rsid w:val="00920969"/>
    <w:rsid w:val="00920992"/>
    <w:rsid w:val="00920A1E"/>
    <w:rsid w:val="00920B95"/>
    <w:rsid w:val="009211B7"/>
    <w:rsid w:val="0092121B"/>
    <w:rsid w:val="00921829"/>
    <w:rsid w:val="0092223B"/>
    <w:rsid w:val="00922D09"/>
    <w:rsid w:val="00922D34"/>
    <w:rsid w:val="00922E37"/>
    <w:rsid w:val="009232E7"/>
    <w:rsid w:val="00923E62"/>
    <w:rsid w:val="00924BDC"/>
    <w:rsid w:val="009251E5"/>
    <w:rsid w:val="00925F5F"/>
    <w:rsid w:val="0092610A"/>
    <w:rsid w:val="009268CD"/>
    <w:rsid w:val="009302CD"/>
    <w:rsid w:val="00930972"/>
    <w:rsid w:val="00930D3E"/>
    <w:rsid w:val="009345EC"/>
    <w:rsid w:val="00934C48"/>
    <w:rsid w:val="00936072"/>
    <w:rsid w:val="00936C59"/>
    <w:rsid w:val="00936FEB"/>
    <w:rsid w:val="00937B5B"/>
    <w:rsid w:val="00937FA3"/>
    <w:rsid w:val="009406E3"/>
    <w:rsid w:val="00940CC3"/>
    <w:rsid w:val="00940FF3"/>
    <w:rsid w:val="009410B4"/>
    <w:rsid w:val="00942F34"/>
    <w:rsid w:val="009432CA"/>
    <w:rsid w:val="00944437"/>
    <w:rsid w:val="00944A90"/>
    <w:rsid w:val="00944E4F"/>
    <w:rsid w:val="0094566D"/>
    <w:rsid w:val="00945BF3"/>
    <w:rsid w:val="00945E7D"/>
    <w:rsid w:val="00946C3F"/>
    <w:rsid w:val="009475A6"/>
    <w:rsid w:val="009477C6"/>
    <w:rsid w:val="0095015A"/>
    <w:rsid w:val="009505C3"/>
    <w:rsid w:val="00950AA6"/>
    <w:rsid w:val="009539B0"/>
    <w:rsid w:val="0095424F"/>
    <w:rsid w:val="009545C2"/>
    <w:rsid w:val="009546D8"/>
    <w:rsid w:val="00955704"/>
    <w:rsid w:val="00955868"/>
    <w:rsid w:val="00960076"/>
    <w:rsid w:val="00960EAB"/>
    <w:rsid w:val="00962606"/>
    <w:rsid w:val="0096260C"/>
    <w:rsid w:val="00962D90"/>
    <w:rsid w:val="00963AF6"/>
    <w:rsid w:val="00964B77"/>
    <w:rsid w:val="0096506A"/>
    <w:rsid w:val="009664A4"/>
    <w:rsid w:val="00966C61"/>
    <w:rsid w:val="00967F6F"/>
    <w:rsid w:val="0097049D"/>
    <w:rsid w:val="00970AA8"/>
    <w:rsid w:val="00970B6A"/>
    <w:rsid w:val="00970DF3"/>
    <w:rsid w:val="00971BE2"/>
    <w:rsid w:val="00971D41"/>
    <w:rsid w:val="00972B55"/>
    <w:rsid w:val="00973E72"/>
    <w:rsid w:val="00973F13"/>
    <w:rsid w:val="00974839"/>
    <w:rsid w:val="009750F5"/>
    <w:rsid w:val="0097584F"/>
    <w:rsid w:val="00975DC6"/>
    <w:rsid w:val="00976921"/>
    <w:rsid w:val="00977DF9"/>
    <w:rsid w:val="00980214"/>
    <w:rsid w:val="009805F8"/>
    <w:rsid w:val="00980709"/>
    <w:rsid w:val="00980A90"/>
    <w:rsid w:val="00981C30"/>
    <w:rsid w:val="00982CCA"/>
    <w:rsid w:val="009844BD"/>
    <w:rsid w:val="009845E2"/>
    <w:rsid w:val="0098484F"/>
    <w:rsid w:val="00987AD6"/>
    <w:rsid w:val="00988AED"/>
    <w:rsid w:val="009904BB"/>
    <w:rsid w:val="009907B5"/>
    <w:rsid w:val="00990D06"/>
    <w:rsid w:val="00990D2E"/>
    <w:rsid w:val="009912A8"/>
    <w:rsid w:val="009919CB"/>
    <w:rsid w:val="00992204"/>
    <w:rsid w:val="0099254F"/>
    <w:rsid w:val="009925CA"/>
    <w:rsid w:val="009932B5"/>
    <w:rsid w:val="00993A41"/>
    <w:rsid w:val="00993BFE"/>
    <w:rsid w:val="00994014"/>
    <w:rsid w:val="00995624"/>
    <w:rsid w:val="00995ABC"/>
    <w:rsid w:val="00995E3B"/>
    <w:rsid w:val="00996252"/>
    <w:rsid w:val="0099629E"/>
    <w:rsid w:val="009966A6"/>
    <w:rsid w:val="00997C45"/>
    <w:rsid w:val="009A0B00"/>
    <w:rsid w:val="009A13FB"/>
    <w:rsid w:val="009A145B"/>
    <w:rsid w:val="009A1524"/>
    <w:rsid w:val="009A1C75"/>
    <w:rsid w:val="009A21AB"/>
    <w:rsid w:val="009A4ED3"/>
    <w:rsid w:val="009A557E"/>
    <w:rsid w:val="009A5AB5"/>
    <w:rsid w:val="009A6A4D"/>
    <w:rsid w:val="009A7118"/>
    <w:rsid w:val="009A748B"/>
    <w:rsid w:val="009A7774"/>
    <w:rsid w:val="009B0822"/>
    <w:rsid w:val="009B1A87"/>
    <w:rsid w:val="009B203F"/>
    <w:rsid w:val="009B221D"/>
    <w:rsid w:val="009B24CE"/>
    <w:rsid w:val="009B28F5"/>
    <w:rsid w:val="009B31F3"/>
    <w:rsid w:val="009B3D1D"/>
    <w:rsid w:val="009B3D37"/>
    <w:rsid w:val="009B3DB8"/>
    <w:rsid w:val="009B3FC1"/>
    <w:rsid w:val="009B4D19"/>
    <w:rsid w:val="009B62D8"/>
    <w:rsid w:val="009B6335"/>
    <w:rsid w:val="009B6C3E"/>
    <w:rsid w:val="009B6CEC"/>
    <w:rsid w:val="009C0268"/>
    <w:rsid w:val="009C0395"/>
    <w:rsid w:val="009C0C6F"/>
    <w:rsid w:val="009C0E56"/>
    <w:rsid w:val="009C1029"/>
    <w:rsid w:val="009C180D"/>
    <w:rsid w:val="009C2955"/>
    <w:rsid w:val="009C2B04"/>
    <w:rsid w:val="009C2EFE"/>
    <w:rsid w:val="009C3351"/>
    <w:rsid w:val="009C35FA"/>
    <w:rsid w:val="009C4C31"/>
    <w:rsid w:val="009C53E5"/>
    <w:rsid w:val="009C6133"/>
    <w:rsid w:val="009C7D9A"/>
    <w:rsid w:val="009C7E95"/>
    <w:rsid w:val="009D0275"/>
    <w:rsid w:val="009D0D30"/>
    <w:rsid w:val="009D1483"/>
    <w:rsid w:val="009D224E"/>
    <w:rsid w:val="009D3AA3"/>
    <w:rsid w:val="009D498E"/>
    <w:rsid w:val="009D4C46"/>
    <w:rsid w:val="009D5971"/>
    <w:rsid w:val="009D6062"/>
    <w:rsid w:val="009D6332"/>
    <w:rsid w:val="009D6B93"/>
    <w:rsid w:val="009D6DB7"/>
    <w:rsid w:val="009D743B"/>
    <w:rsid w:val="009D7614"/>
    <w:rsid w:val="009D784D"/>
    <w:rsid w:val="009E10FE"/>
    <w:rsid w:val="009E1254"/>
    <w:rsid w:val="009E237C"/>
    <w:rsid w:val="009E2E53"/>
    <w:rsid w:val="009E3528"/>
    <w:rsid w:val="009E37A4"/>
    <w:rsid w:val="009E507E"/>
    <w:rsid w:val="009E50B5"/>
    <w:rsid w:val="009E516D"/>
    <w:rsid w:val="009E538B"/>
    <w:rsid w:val="009E6977"/>
    <w:rsid w:val="009E6986"/>
    <w:rsid w:val="009E6E32"/>
    <w:rsid w:val="009E7A2D"/>
    <w:rsid w:val="009E7B41"/>
    <w:rsid w:val="009F0382"/>
    <w:rsid w:val="009F089F"/>
    <w:rsid w:val="009F0E46"/>
    <w:rsid w:val="009F10B1"/>
    <w:rsid w:val="009F1A65"/>
    <w:rsid w:val="009F2168"/>
    <w:rsid w:val="009F346E"/>
    <w:rsid w:val="009F3A05"/>
    <w:rsid w:val="009F53EF"/>
    <w:rsid w:val="009F590C"/>
    <w:rsid w:val="009F5B28"/>
    <w:rsid w:val="009F5C8A"/>
    <w:rsid w:val="009F665E"/>
    <w:rsid w:val="009F75C0"/>
    <w:rsid w:val="00A00FB9"/>
    <w:rsid w:val="00A0252E"/>
    <w:rsid w:val="00A028C2"/>
    <w:rsid w:val="00A0336D"/>
    <w:rsid w:val="00A03E3D"/>
    <w:rsid w:val="00A04469"/>
    <w:rsid w:val="00A044A9"/>
    <w:rsid w:val="00A04EC0"/>
    <w:rsid w:val="00A050F7"/>
    <w:rsid w:val="00A05419"/>
    <w:rsid w:val="00A05D6F"/>
    <w:rsid w:val="00A0608C"/>
    <w:rsid w:val="00A06E2B"/>
    <w:rsid w:val="00A0770D"/>
    <w:rsid w:val="00A100AE"/>
    <w:rsid w:val="00A106B1"/>
    <w:rsid w:val="00A106F3"/>
    <w:rsid w:val="00A10FF7"/>
    <w:rsid w:val="00A1120A"/>
    <w:rsid w:val="00A129FB"/>
    <w:rsid w:val="00A1321D"/>
    <w:rsid w:val="00A132EA"/>
    <w:rsid w:val="00A133AD"/>
    <w:rsid w:val="00A135A3"/>
    <w:rsid w:val="00A1432D"/>
    <w:rsid w:val="00A1447D"/>
    <w:rsid w:val="00A14978"/>
    <w:rsid w:val="00A164ED"/>
    <w:rsid w:val="00A166ED"/>
    <w:rsid w:val="00A16D1E"/>
    <w:rsid w:val="00A1747C"/>
    <w:rsid w:val="00A1799A"/>
    <w:rsid w:val="00A202A9"/>
    <w:rsid w:val="00A2037B"/>
    <w:rsid w:val="00A20A85"/>
    <w:rsid w:val="00A20F27"/>
    <w:rsid w:val="00A21085"/>
    <w:rsid w:val="00A21C44"/>
    <w:rsid w:val="00A22F36"/>
    <w:rsid w:val="00A2302D"/>
    <w:rsid w:val="00A2430A"/>
    <w:rsid w:val="00A25475"/>
    <w:rsid w:val="00A2587C"/>
    <w:rsid w:val="00A25A59"/>
    <w:rsid w:val="00A2621C"/>
    <w:rsid w:val="00A26EE9"/>
    <w:rsid w:val="00A27C4A"/>
    <w:rsid w:val="00A30102"/>
    <w:rsid w:val="00A3059D"/>
    <w:rsid w:val="00A305DA"/>
    <w:rsid w:val="00A30C07"/>
    <w:rsid w:val="00A31796"/>
    <w:rsid w:val="00A32914"/>
    <w:rsid w:val="00A344CF"/>
    <w:rsid w:val="00A348E6"/>
    <w:rsid w:val="00A34DA1"/>
    <w:rsid w:val="00A3583C"/>
    <w:rsid w:val="00A35891"/>
    <w:rsid w:val="00A36732"/>
    <w:rsid w:val="00A3677D"/>
    <w:rsid w:val="00A3726D"/>
    <w:rsid w:val="00A373BD"/>
    <w:rsid w:val="00A37B11"/>
    <w:rsid w:val="00A37FD5"/>
    <w:rsid w:val="00A40673"/>
    <w:rsid w:val="00A40D76"/>
    <w:rsid w:val="00A41163"/>
    <w:rsid w:val="00A4130E"/>
    <w:rsid w:val="00A41577"/>
    <w:rsid w:val="00A41E14"/>
    <w:rsid w:val="00A42B81"/>
    <w:rsid w:val="00A44B05"/>
    <w:rsid w:val="00A44B52"/>
    <w:rsid w:val="00A44E17"/>
    <w:rsid w:val="00A45A64"/>
    <w:rsid w:val="00A45B5A"/>
    <w:rsid w:val="00A46BD0"/>
    <w:rsid w:val="00A474B0"/>
    <w:rsid w:val="00A50759"/>
    <w:rsid w:val="00A51534"/>
    <w:rsid w:val="00A518B3"/>
    <w:rsid w:val="00A51C61"/>
    <w:rsid w:val="00A52106"/>
    <w:rsid w:val="00A5224D"/>
    <w:rsid w:val="00A52289"/>
    <w:rsid w:val="00A52C84"/>
    <w:rsid w:val="00A52E48"/>
    <w:rsid w:val="00A53AC5"/>
    <w:rsid w:val="00A53C08"/>
    <w:rsid w:val="00A53E41"/>
    <w:rsid w:val="00A545A2"/>
    <w:rsid w:val="00A54AD7"/>
    <w:rsid w:val="00A5550A"/>
    <w:rsid w:val="00A56826"/>
    <w:rsid w:val="00A5766D"/>
    <w:rsid w:val="00A578B5"/>
    <w:rsid w:val="00A57DBF"/>
    <w:rsid w:val="00A61290"/>
    <w:rsid w:val="00A617D7"/>
    <w:rsid w:val="00A62EB9"/>
    <w:rsid w:val="00A63344"/>
    <w:rsid w:val="00A64F5A"/>
    <w:rsid w:val="00A65152"/>
    <w:rsid w:val="00A658A3"/>
    <w:rsid w:val="00A65AE8"/>
    <w:rsid w:val="00A65AF0"/>
    <w:rsid w:val="00A663E9"/>
    <w:rsid w:val="00A665BC"/>
    <w:rsid w:val="00A66627"/>
    <w:rsid w:val="00A66F16"/>
    <w:rsid w:val="00A6792F"/>
    <w:rsid w:val="00A706F2"/>
    <w:rsid w:val="00A70C42"/>
    <w:rsid w:val="00A716EB"/>
    <w:rsid w:val="00A718BD"/>
    <w:rsid w:val="00A720A0"/>
    <w:rsid w:val="00A72A8C"/>
    <w:rsid w:val="00A72F97"/>
    <w:rsid w:val="00A7355D"/>
    <w:rsid w:val="00A7370D"/>
    <w:rsid w:val="00A73A7E"/>
    <w:rsid w:val="00A74468"/>
    <w:rsid w:val="00A7454A"/>
    <w:rsid w:val="00A75468"/>
    <w:rsid w:val="00A759FE"/>
    <w:rsid w:val="00A75E05"/>
    <w:rsid w:val="00A766D8"/>
    <w:rsid w:val="00A76F8C"/>
    <w:rsid w:val="00A77172"/>
    <w:rsid w:val="00A778DA"/>
    <w:rsid w:val="00A77A74"/>
    <w:rsid w:val="00A77B87"/>
    <w:rsid w:val="00A80984"/>
    <w:rsid w:val="00A80B73"/>
    <w:rsid w:val="00A81CA3"/>
    <w:rsid w:val="00A81DA5"/>
    <w:rsid w:val="00A82375"/>
    <w:rsid w:val="00A82F23"/>
    <w:rsid w:val="00A83440"/>
    <w:rsid w:val="00A8359A"/>
    <w:rsid w:val="00A83C92"/>
    <w:rsid w:val="00A846C8"/>
    <w:rsid w:val="00A85BB9"/>
    <w:rsid w:val="00A860BD"/>
    <w:rsid w:val="00A86401"/>
    <w:rsid w:val="00A8707E"/>
    <w:rsid w:val="00A872DB"/>
    <w:rsid w:val="00A8756F"/>
    <w:rsid w:val="00A87582"/>
    <w:rsid w:val="00A875DA"/>
    <w:rsid w:val="00A90419"/>
    <w:rsid w:val="00A9082F"/>
    <w:rsid w:val="00A90987"/>
    <w:rsid w:val="00A90BE4"/>
    <w:rsid w:val="00A90D19"/>
    <w:rsid w:val="00A91A69"/>
    <w:rsid w:val="00A9263F"/>
    <w:rsid w:val="00A93C95"/>
    <w:rsid w:val="00A94B53"/>
    <w:rsid w:val="00A956F0"/>
    <w:rsid w:val="00A958EF"/>
    <w:rsid w:val="00A96271"/>
    <w:rsid w:val="00A97197"/>
    <w:rsid w:val="00A971AA"/>
    <w:rsid w:val="00A9772B"/>
    <w:rsid w:val="00AA0E26"/>
    <w:rsid w:val="00AA10FC"/>
    <w:rsid w:val="00AA262A"/>
    <w:rsid w:val="00AA2802"/>
    <w:rsid w:val="00AA42DB"/>
    <w:rsid w:val="00AA440B"/>
    <w:rsid w:val="00AA45CA"/>
    <w:rsid w:val="00AA4645"/>
    <w:rsid w:val="00AA4762"/>
    <w:rsid w:val="00AA5A7A"/>
    <w:rsid w:val="00AA5ABD"/>
    <w:rsid w:val="00AA5D65"/>
    <w:rsid w:val="00AA634A"/>
    <w:rsid w:val="00AA78BB"/>
    <w:rsid w:val="00AB11ED"/>
    <w:rsid w:val="00AB13D6"/>
    <w:rsid w:val="00AB16A2"/>
    <w:rsid w:val="00AB1706"/>
    <w:rsid w:val="00AB24A4"/>
    <w:rsid w:val="00AB2A3F"/>
    <w:rsid w:val="00AB435F"/>
    <w:rsid w:val="00AB4E5E"/>
    <w:rsid w:val="00AB5426"/>
    <w:rsid w:val="00AB59FA"/>
    <w:rsid w:val="00AB5ADA"/>
    <w:rsid w:val="00AB6076"/>
    <w:rsid w:val="00AC01EF"/>
    <w:rsid w:val="00AC1A32"/>
    <w:rsid w:val="00AC327B"/>
    <w:rsid w:val="00AC3AA9"/>
    <w:rsid w:val="00AC3B49"/>
    <w:rsid w:val="00AC4492"/>
    <w:rsid w:val="00AC4A58"/>
    <w:rsid w:val="00AC4AC8"/>
    <w:rsid w:val="00AC5B65"/>
    <w:rsid w:val="00AC5F6F"/>
    <w:rsid w:val="00AC69E2"/>
    <w:rsid w:val="00AC6D89"/>
    <w:rsid w:val="00AC72DA"/>
    <w:rsid w:val="00AD01A7"/>
    <w:rsid w:val="00AD0311"/>
    <w:rsid w:val="00AD07C9"/>
    <w:rsid w:val="00AD2515"/>
    <w:rsid w:val="00AD25D3"/>
    <w:rsid w:val="00AD3443"/>
    <w:rsid w:val="00AD40E6"/>
    <w:rsid w:val="00AD48B6"/>
    <w:rsid w:val="00AD4A4E"/>
    <w:rsid w:val="00AD4E4E"/>
    <w:rsid w:val="00AD5306"/>
    <w:rsid w:val="00AD5389"/>
    <w:rsid w:val="00AD5965"/>
    <w:rsid w:val="00AD6B6A"/>
    <w:rsid w:val="00AD72D0"/>
    <w:rsid w:val="00AD737A"/>
    <w:rsid w:val="00AD7C17"/>
    <w:rsid w:val="00AE03E3"/>
    <w:rsid w:val="00AE0593"/>
    <w:rsid w:val="00AE2081"/>
    <w:rsid w:val="00AE30CE"/>
    <w:rsid w:val="00AE45A9"/>
    <w:rsid w:val="00AE4E50"/>
    <w:rsid w:val="00AE52A6"/>
    <w:rsid w:val="00AE5A80"/>
    <w:rsid w:val="00AE60A5"/>
    <w:rsid w:val="00AE6151"/>
    <w:rsid w:val="00AE6249"/>
    <w:rsid w:val="00AE67BD"/>
    <w:rsid w:val="00AE68F2"/>
    <w:rsid w:val="00AE6B98"/>
    <w:rsid w:val="00AE7051"/>
    <w:rsid w:val="00AE742F"/>
    <w:rsid w:val="00AE7C21"/>
    <w:rsid w:val="00AF086E"/>
    <w:rsid w:val="00AF1D4F"/>
    <w:rsid w:val="00AF2151"/>
    <w:rsid w:val="00AF35A1"/>
    <w:rsid w:val="00AF377A"/>
    <w:rsid w:val="00AF3B83"/>
    <w:rsid w:val="00AF3E4A"/>
    <w:rsid w:val="00AF4571"/>
    <w:rsid w:val="00AF4FB3"/>
    <w:rsid w:val="00AF521D"/>
    <w:rsid w:val="00AF5281"/>
    <w:rsid w:val="00AF65C5"/>
    <w:rsid w:val="00AF7D3E"/>
    <w:rsid w:val="00B000A6"/>
    <w:rsid w:val="00B00E5F"/>
    <w:rsid w:val="00B01A46"/>
    <w:rsid w:val="00B01FA1"/>
    <w:rsid w:val="00B03433"/>
    <w:rsid w:val="00B03DC7"/>
    <w:rsid w:val="00B03E3B"/>
    <w:rsid w:val="00B042AE"/>
    <w:rsid w:val="00B04A3D"/>
    <w:rsid w:val="00B04F3F"/>
    <w:rsid w:val="00B0505C"/>
    <w:rsid w:val="00B05124"/>
    <w:rsid w:val="00B051C6"/>
    <w:rsid w:val="00B05416"/>
    <w:rsid w:val="00B05622"/>
    <w:rsid w:val="00B06895"/>
    <w:rsid w:val="00B07CE8"/>
    <w:rsid w:val="00B07D7C"/>
    <w:rsid w:val="00B07EC7"/>
    <w:rsid w:val="00B10164"/>
    <w:rsid w:val="00B12867"/>
    <w:rsid w:val="00B12B63"/>
    <w:rsid w:val="00B151C6"/>
    <w:rsid w:val="00B15CE6"/>
    <w:rsid w:val="00B15CF9"/>
    <w:rsid w:val="00B15F2E"/>
    <w:rsid w:val="00B1713A"/>
    <w:rsid w:val="00B1748E"/>
    <w:rsid w:val="00B17661"/>
    <w:rsid w:val="00B17800"/>
    <w:rsid w:val="00B20410"/>
    <w:rsid w:val="00B204A3"/>
    <w:rsid w:val="00B20790"/>
    <w:rsid w:val="00B2089C"/>
    <w:rsid w:val="00B20B0D"/>
    <w:rsid w:val="00B20BC5"/>
    <w:rsid w:val="00B212D8"/>
    <w:rsid w:val="00B217F5"/>
    <w:rsid w:val="00B21A84"/>
    <w:rsid w:val="00B223EA"/>
    <w:rsid w:val="00B23B8E"/>
    <w:rsid w:val="00B23D07"/>
    <w:rsid w:val="00B245FF"/>
    <w:rsid w:val="00B24675"/>
    <w:rsid w:val="00B247C3"/>
    <w:rsid w:val="00B256B3"/>
    <w:rsid w:val="00B25720"/>
    <w:rsid w:val="00B25891"/>
    <w:rsid w:val="00B263A4"/>
    <w:rsid w:val="00B26668"/>
    <w:rsid w:val="00B26D2B"/>
    <w:rsid w:val="00B26E45"/>
    <w:rsid w:val="00B27157"/>
    <w:rsid w:val="00B273E0"/>
    <w:rsid w:val="00B317D4"/>
    <w:rsid w:val="00B3264B"/>
    <w:rsid w:val="00B3345C"/>
    <w:rsid w:val="00B33869"/>
    <w:rsid w:val="00B33D79"/>
    <w:rsid w:val="00B33FC7"/>
    <w:rsid w:val="00B34213"/>
    <w:rsid w:val="00B351FB"/>
    <w:rsid w:val="00B35C6B"/>
    <w:rsid w:val="00B379E5"/>
    <w:rsid w:val="00B3E0AE"/>
    <w:rsid w:val="00B40978"/>
    <w:rsid w:val="00B409A7"/>
    <w:rsid w:val="00B41903"/>
    <w:rsid w:val="00B41D72"/>
    <w:rsid w:val="00B429F7"/>
    <w:rsid w:val="00B42BFA"/>
    <w:rsid w:val="00B43526"/>
    <w:rsid w:val="00B4364A"/>
    <w:rsid w:val="00B446CF"/>
    <w:rsid w:val="00B4577B"/>
    <w:rsid w:val="00B45C9C"/>
    <w:rsid w:val="00B45DF8"/>
    <w:rsid w:val="00B46CB2"/>
    <w:rsid w:val="00B476AE"/>
    <w:rsid w:val="00B47D87"/>
    <w:rsid w:val="00B51521"/>
    <w:rsid w:val="00B519A2"/>
    <w:rsid w:val="00B52200"/>
    <w:rsid w:val="00B52C4C"/>
    <w:rsid w:val="00B536EF"/>
    <w:rsid w:val="00B53727"/>
    <w:rsid w:val="00B5488F"/>
    <w:rsid w:val="00B54B2B"/>
    <w:rsid w:val="00B56B9E"/>
    <w:rsid w:val="00B57940"/>
    <w:rsid w:val="00B57A0F"/>
    <w:rsid w:val="00B60355"/>
    <w:rsid w:val="00B613AB"/>
    <w:rsid w:val="00B623B1"/>
    <w:rsid w:val="00B626EF"/>
    <w:rsid w:val="00B632FE"/>
    <w:rsid w:val="00B639A8"/>
    <w:rsid w:val="00B63BBA"/>
    <w:rsid w:val="00B64103"/>
    <w:rsid w:val="00B6430B"/>
    <w:rsid w:val="00B650CB"/>
    <w:rsid w:val="00B65155"/>
    <w:rsid w:val="00B666BA"/>
    <w:rsid w:val="00B66AA7"/>
    <w:rsid w:val="00B66E2D"/>
    <w:rsid w:val="00B67284"/>
    <w:rsid w:val="00B675F5"/>
    <w:rsid w:val="00B676BE"/>
    <w:rsid w:val="00B67813"/>
    <w:rsid w:val="00B70785"/>
    <w:rsid w:val="00B7340D"/>
    <w:rsid w:val="00B73A84"/>
    <w:rsid w:val="00B73B43"/>
    <w:rsid w:val="00B742C8"/>
    <w:rsid w:val="00B743D8"/>
    <w:rsid w:val="00B74CFF"/>
    <w:rsid w:val="00B74EA1"/>
    <w:rsid w:val="00B7570B"/>
    <w:rsid w:val="00B76C2C"/>
    <w:rsid w:val="00B802F5"/>
    <w:rsid w:val="00B80428"/>
    <w:rsid w:val="00B80CA4"/>
    <w:rsid w:val="00B80D12"/>
    <w:rsid w:val="00B80FCF"/>
    <w:rsid w:val="00B811A2"/>
    <w:rsid w:val="00B821C7"/>
    <w:rsid w:val="00B82AAC"/>
    <w:rsid w:val="00B82EE1"/>
    <w:rsid w:val="00B83B0A"/>
    <w:rsid w:val="00B83CDD"/>
    <w:rsid w:val="00B844A3"/>
    <w:rsid w:val="00B8452A"/>
    <w:rsid w:val="00B8459A"/>
    <w:rsid w:val="00B851CF"/>
    <w:rsid w:val="00B8570A"/>
    <w:rsid w:val="00B859D1"/>
    <w:rsid w:val="00B870E3"/>
    <w:rsid w:val="00B87DCC"/>
    <w:rsid w:val="00B90247"/>
    <w:rsid w:val="00B908D4"/>
    <w:rsid w:val="00B90E25"/>
    <w:rsid w:val="00B9193D"/>
    <w:rsid w:val="00B91FBF"/>
    <w:rsid w:val="00B92021"/>
    <w:rsid w:val="00B9209E"/>
    <w:rsid w:val="00B93540"/>
    <w:rsid w:val="00B9373A"/>
    <w:rsid w:val="00B940BB"/>
    <w:rsid w:val="00B94F45"/>
    <w:rsid w:val="00B9549A"/>
    <w:rsid w:val="00B95858"/>
    <w:rsid w:val="00B958E2"/>
    <w:rsid w:val="00B9629E"/>
    <w:rsid w:val="00B96E87"/>
    <w:rsid w:val="00B96E97"/>
    <w:rsid w:val="00B96F9E"/>
    <w:rsid w:val="00BA0CB0"/>
    <w:rsid w:val="00BA0EBF"/>
    <w:rsid w:val="00BA10AB"/>
    <w:rsid w:val="00BA1319"/>
    <w:rsid w:val="00BA1405"/>
    <w:rsid w:val="00BA1B7D"/>
    <w:rsid w:val="00BA1FAF"/>
    <w:rsid w:val="00BA294D"/>
    <w:rsid w:val="00BA2C81"/>
    <w:rsid w:val="00BA30D0"/>
    <w:rsid w:val="00BA32AC"/>
    <w:rsid w:val="00BA33B5"/>
    <w:rsid w:val="00BA411E"/>
    <w:rsid w:val="00BA50FD"/>
    <w:rsid w:val="00BA6674"/>
    <w:rsid w:val="00BA6A3D"/>
    <w:rsid w:val="00BA6BBA"/>
    <w:rsid w:val="00BA6E59"/>
    <w:rsid w:val="00BA6E79"/>
    <w:rsid w:val="00BA7385"/>
    <w:rsid w:val="00BA73BE"/>
    <w:rsid w:val="00BA7AAC"/>
    <w:rsid w:val="00BB02AB"/>
    <w:rsid w:val="00BB03EB"/>
    <w:rsid w:val="00BB1AE0"/>
    <w:rsid w:val="00BB2750"/>
    <w:rsid w:val="00BB3320"/>
    <w:rsid w:val="00BB47E4"/>
    <w:rsid w:val="00BB4C2A"/>
    <w:rsid w:val="00BB4C73"/>
    <w:rsid w:val="00BB500A"/>
    <w:rsid w:val="00BB548C"/>
    <w:rsid w:val="00BB553B"/>
    <w:rsid w:val="00BB59E2"/>
    <w:rsid w:val="00BB620C"/>
    <w:rsid w:val="00BB68BB"/>
    <w:rsid w:val="00BB6A29"/>
    <w:rsid w:val="00BB6CAD"/>
    <w:rsid w:val="00BB72C0"/>
    <w:rsid w:val="00BB7470"/>
    <w:rsid w:val="00BB79F0"/>
    <w:rsid w:val="00BB7A5D"/>
    <w:rsid w:val="00BC06E3"/>
    <w:rsid w:val="00BC0C86"/>
    <w:rsid w:val="00BC0DE9"/>
    <w:rsid w:val="00BC0F83"/>
    <w:rsid w:val="00BC17F9"/>
    <w:rsid w:val="00BC1D02"/>
    <w:rsid w:val="00BC1F2F"/>
    <w:rsid w:val="00BC2216"/>
    <w:rsid w:val="00BC2F77"/>
    <w:rsid w:val="00BC3058"/>
    <w:rsid w:val="00BC3FD4"/>
    <w:rsid w:val="00BC4097"/>
    <w:rsid w:val="00BC4724"/>
    <w:rsid w:val="00BC48F0"/>
    <w:rsid w:val="00BC494F"/>
    <w:rsid w:val="00BC6299"/>
    <w:rsid w:val="00BC64BA"/>
    <w:rsid w:val="00BC7025"/>
    <w:rsid w:val="00BC767A"/>
    <w:rsid w:val="00BC79F1"/>
    <w:rsid w:val="00BC7E12"/>
    <w:rsid w:val="00BD00BF"/>
    <w:rsid w:val="00BD0166"/>
    <w:rsid w:val="00BD0C02"/>
    <w:rsid w:val="00BD0F82"/>
    <w:rsid w:val="00BD2643"/>
    <w:rsid w:val="00BD3235"/>
    <w:rsid w:val="00BD3359"/>
    <w:rsid w:val="00BD3552"/>
    <w:rsid w:val="00BD5624"/>
    <w:rsid w:val="00BD5A42"/>
    <w:rsid w:val="00BD6459"/>
    <w:rsid w:val="00BD67D1"/>
    <w:rsid w:val="00BD77B3"/>
    <w:rsid w:val="00BE02D3"/>
    <w:rsid w:val="00BE0AB1"/>
    <w:rsid w:val="00BE162C"/>
    <w:rsid w:val="00BE1A8A"/>
    <w:rsid w:val="00BE1DBF"/>
    <w:rsid w:val="00BE1E52"/>
    <w:rsid w:val="00BE233A"/>
    <w:rsid w:val="00BE338C"/>
    <w:rsid w:val="00BE44FB"/>
    <w:rsid w:val="00BF0B5D"/>
    <w:rsid w:val="00BF243E"/>
    <w:rsid w:val="00BF37C1"/>
    <w:rsid w:val="00BF3FEF"/>
    <w:rsid w:val="00BF4996"/>
    <w:rsid w:val="00BF4AF2"/>
    <w:rsid w:val="00BF4E2A"/>
    <w:rsid w:val="00BF59BE"/>
    <w:rsid w:val="00BF5D93"/>
    <w:rsid w:val="00BF6804"/>
    <w:rsid w:val="00BF780A"/>
    <w:rsid w:val="00C0039F"/>
    <w:rsid w:val="00C00847"/>
    <w:rsid w:val="00C00D12"/>
    <w:rsid w:val="00C00ED8"/>
    <w:rsid w:val="00C00EF9"/>
    <w:rsid w:val="00C01F7B"/>
    <w:rsid w:val="00C0345B"/>
    <w:rsid w:val="00C04164"/>
    <w:rsid w:val="00C048A9"/>
    <w:rsid w:val="00C049E7"/>
    <w:rsid w:val="00C04ADD"/>
    <w:rsid w:val="00C04ED2"/>
    <w:rsid w:val="00C04F8A"/>
    <w:rsid w:val="00C051A1"/>
    <w:rsid w:val="00C05760"/>
    <w:rsid w:val="00C0594C"/>
    <w:rsid w:val="00C05CB1"/>
    <w:rsid w:val="00C06DD7"/>
    <w:rsid w:val="00C06F2D"/>
    <w:rsid w:val="00C07074"/>
    <w:rsid w:val="00C07716"/>
    <w:rsid w:val="00C1039F"/>
    <w:rsid w:val="00C121B2"/>
    <w:rsid w:val="00C12F1D"/>
    <w:rsid w:val="00C1376C"/>
    <w:rsid w:val="00C13F89"/>
    <w:rsid w:val="00C14235"/>
    <w:rsid w:val="00C15474"/>
    <w:rsid w:val="00C15752"/>
    <w:rsid w:val="00C15C6C"/>
    <w:rsid w:val="00C1655B"/>
    <w:rsid w:val="00C16CBF"/>
    <w:rsid w:val="00C16F4B"/>
    <w:rsid w:val="00C16F9D"/>
    <w:rsid w:val="00C1715B"/>
    <w:rsid w:val="00C176F5"/>
    <w:rsid w:val="00C1772E"/>
    <w:rsid w:val="00C17EDA"/>
    <w:rsid w:val="00C20059"/>
    <w:rsid w:val="00C20E28"/>
    <w:rsid w:val="00C20EB1"/>
    <w:rsid w:val="00C2237F"/>
    <w:rsid w:val="00C224A0"/>
    <w:rsid w:val="00C2286E"/>
    <w:rsid w:val="00C2295E"/>
    <w:rsid w:val="00C22D68"/>
    <w:rsid w:val="00C22D9F"/>
    <w:rsid w:val="00C22EA8"/>
    <w:rsid w:val="00C2321B"/>
    <w:rsid w:val="00C23CF9"/>
    <w:rsid w:val="00C240FB"/>
    <w:rsid w:val="00C2744C"/>
    <w:rsid w:val="00C27D7E"/>
    <w:rsid w:val="00C27E01"/>
    <w:rsid w:val="00C3070D"/>
    <w:rsid w:val="00C310B6"/>
    <w:rsid w:val="00C31314"/>
    <w:rsid w:val="00C327D4"/>
    <w:rsid w:val="00C32D64"/>
    <w:rsid w:val="00C33065"/>
    <w:rsid w:val="00C33D65"/>
    <w:rsid w:val="00C3436E"/>
    <w:rsid w:val="00C355B2"/>
    <w:rsid w:val="00C35C47"/>
    <w:rsid w:val="00C35FEE"/>
    <w:rsid w:val="00C36928"/>
    <w:rsid w:val="00C36ACF"/>
    <w:rsid w:val="00C37744"/>
    <w:rsid w:val="00C40A76"/>
    <w:rsid w:val="00C40E3D"/>
    <w:rsid w:val="00C41104"/>
    <w:rsid w:val="00C4172C"/>
    <w:rsid w:val="00C423F9"/>
    <w:rsid w:val="00C437A4"/>
    <w:rsid w:val="00C4486D"/>
    <w:rsid w:val="00C44CA3"/>
    <w:rsid w:val="00C4553F"/>
    <w:rsid w:val="00C47304"/>
    <w:rsid w:val="00C47652"/>
    <w:rsid w:val="00C47841"/>
    <w:rsid w:val="00C479C1"/>
    <w:rsid w:val="00C50826"/>
    <w:rsid w:val="00C50B82"/>
    <w:rsid w:val="00C50E55"/>
    <w:rsid w:val="00C516A8"/>
    <w:rsid w:val="00C517F6"/>
    <w:rsid w:val="00C5334E"/>
    <w:rsid w:val="00C5432C"/>
    <w:rsid w:val="00C543CB"/>
    <w:rsid w:val="00C553C5"/>
    <w:rsid w:val="00C55476"/>
    <w:rsid w:val="00C55A3A"/>
    <w:rsid w:val="00C564C6"/>
    <w:rsid w:val="00C578F1"/>
    <w:rsid w:val="00C601D0"/>
    <w:rsid w:val="00C60E4C"/>
    <w:rsid w:val="00C618C1"/>
    <w:rsid w:val="00C62949"/>
    <w:rsid w:val="00C629F4"/>
    <w:rsid w:val="00C63BC2"/>
    <w:rsid w:val="00C63EE6"/>
    <w:rsid w:val="00C64FFB"/>
    <w:rsid w:val="00C65F70"/>
    <w:rsid w:val="00C665D1"/>
    <w:rsid w:val="00C6660F"/>
    <w:rsid w:val="00C670FF"/>
    <w:rsid w:val="00C6765E"/>
    <w:rsid w:val="00C67888"/>
    <w:rsid w:val="00C70090"/>
    <w:rsid w:val="00C7052F"/>
    <w:rsid w:val="00C711FA"/>
    <w:rsid w:val="00C71235"/>
    <w:rsid w:val="00C71534"/>
    <w:rsid w:val="00C715F5"/>
    <w:rsid w:val="00C718FB"/>
    <w:rsid w:val="00C7202D"/>
    <w:rsid w:val="00C72628"/>
    <w:rsid w:val="00C72924"/>
    <w:rsid w:val="00C73137"/>
    <w:rsid w:val="00C73AB9"/>
    <w:rsid w:val="00C7416D"/>
    <w:rsid w:val="00C748B7"/>
    <w:rsid w:val="00C74C70"/>
    <w:rsid w:val="00C7553F"/>
    <w:rsid w:val="00C7718A"/>
    <w:rsid w:val="00C779E8"/>
    <w:rsid w:val="00C808EF"/>
    <w:rsid w:val="00C80A59"/>
    <w:rsid w:val="00C85AC9"/>
    <w:rsid w:val="00C86A7E"/>
    <w:rsid w:val="00C872DF"/>
    <w:rsid w:val="00C8795F"/>
    <w:rsid w:val="00C87C12"/>
    <w:rsid w:val="00C903C2"/>
    <w:rsid w:val="00C90AF4"/>
    <w:rsid w:val="00C91105"/>
    <w:rsid w:val="00C916AB"/>
    <w:rsid w:val="00C916C6"/>
    <w:rsid w:val="00C91713"/>
    <w:rsid w:val="00C917C2"/>
    <w:rsid w:val="00C91BB3"/>
    <w:rsid w:val="00C92368"/>
    <w:rsid w:val="00C9318A"/>
    <w:rsid w:val="00C937C9"/>
    <w:rsid w:val="00C93E14"/>
    <w:rsid w:val="00C93EFA"/>
    <w:rsid w:val="00C94108"/>
    <w:rsid w:val="00C94579"/>
    <w:rsid w:val="00C951AD"/>
    <w:rsid w:val="00C95F82"/>
    <w:rsid w:val="00C96E87"/>
    <w:rsid w:val="00C9733A"/>
    <w:rsid w:val="00CA0266"/>
    <w:rsid w:val="00CA0374"/>
    <w:rsid w:val="00CA08E0"/>
    <w:rsid w:val="00CA0975"/>
    <w:rsid w:val="00CA0D42"/>
    <w:rsid w:val="00CA0DCD"/>
    <w:rsid w:val="00CA0DF9"/>
    <w:rsid w:val="00CA0E37"/>
    <w:rsid w:val="00CA0F0C"/>
    <w:rsid w:val="00CA1228"/>
    <w:rsid w:val="00CA1818"/>
    <w:rsid w:val="00CA1DFB"/>
    <w:rsid w:val="00CA22D1"/>
    <w:rsid w:val="00CA2766"/>
    <w:rsid w:val="00CA3E42"/>
    <w:rsid w:val="00CA488E"/>
    <w:rsid w:val="00CA4D11"/>
    <w:rsid w:val="00CA5973"/>
    <w:rsid w:val="00CA5CB1"/>
    <w:rsid w:val="00CA613D"/>
    <w:rsid w:val="00CA68C1"/>
    <w:rsid w:val="00CA727C"/>
    <w:rsid w:val="00CA729E"/>
    <w:rsid w:val="00CA744E"/>
    <w:rsid w:val="00CA7DE9"/>
    <w:rsid w:val="00CB0ACC"/>
    <w:rsid w:val="00CB0BB7"/>
    <w:rsid w:val="00CB0CB1"/>
    <w:rsid w:val="00CB14B1"/>
    <w:rsid w:val="00CB2321"/>
    <w:rsid w:val="00CB2614"/>
    <w:rsid w:val="00CB3DDF"/>
    <w:rsid w:val="00CB4875"/>
    <w:rsid w:val="00CB74D6"/>
    <w:rsid w:val="00CB7B33"/>
    <w:rsid w:val="00CC05BA"/>
    <w:rsid w:val="00CC18C9"/>
    <w:rsid w:val="00CC1A19"/>
    <w:rsid w:val="00CC1D57"/>
    <w:rsid w:val="00CC227B"/>
    <w:rsid w:val="00CC2AC2"/>
    <w:rsid w:val="00CC383A"/>
    <w:rsid w:val="00CC438A"/>
    <w:rsid w:val="00CC4BC1"/>
    <w:rsid w:val="00CC4E2E"/>
    <w:rsid w:val="00CC5571"/>
    <w:rsid w:val="00CC5673"/>
    <w:rsid w:val="00CC5976"/>
    <w:rsid w:val="00CC62B4"/>
    <w:rsid w:val="00CC6B93"/>
    <w:rsid w:val="00CC6E07"/>
    <w:rsid w:val="00CC731B"/>
    <w:rsid w:val="00CC776D"/>
    <w:rsid w:val="00CC7EE8"/>
    <w:rsid w:val="00CD0955"/>
    <w:rsid w:val="00CD0EB8"/>
    <w:rsid w:val="00CD1150"/>
    <w:rsid w:val="00CD16DA"/>
    <w:rsid w:val="00CD1C09"/>
    <w:rsid w:val="00CD1CDA"/>
    <w:rsid w:val="00CD1F2D"/>
    <w:rsid w:val="00CD26D2"/>
    <w:rsid w:val="00CD2716"/>
    <w:rsid w:val="00CD2B3B"/>
    <w:rsid w:val="00CD34ED"/>
    <w:rsid w:val="00CD3672"/>
    <w:rsid w:val="00CD3A70"/>
    <w:rsid w:val="00CD3CF9"/>
    <w:rsid w:val="00CD3EE4"/>
    <w:rsid w:val="00CD3F5B"/>
    <w:rsid w:val="00CD4180"/>
    <w:rsid w:val="00CD4B6B"/>
    <w:rsid w:val="00CD4D7C"/>
    <w:rsid w:val="00CD5696"/>
    <w:rsid w:val="00CD5CE8"/>
    <w:rsid w:val="00CD7515"/>
    <w:rsid w:val="00CE0463"/>
    <w:rsid w:val="00CE0535"/>
    <w:rsid w:val="00CE16F3"/>
    <w:rsid w:val="00CE1F8B"/>
    <w:rsid w:val="00CE2527"/>
    <w:rsid w:val="00CE277D"/>
    <w:rsid w:val="00CE2E77"/>
    <w:rsid w:val="00CE3AD9"/>
    <w:rsid w:val="00CE3BE0"/>
    <w:rsid w:val="00CE3EF1"/>
    <w:rsid w:val="00CE4E11"/>
    <w:rsid w:val="00CE5A76"/>
    <w:rsid w:val="00CE5B1E"/>
    <w:rsid w:val="00CE6892"/>
    <w:rsid w:val="00CE798C"/>
    <w:rsid w:val="00CE7DBF"/>
    <w:rsid w:val="00CE7EEF"/>
    <w:rsid w:val="00CE7F53"/>
    <w:rsid w:val="00CF0346"/>
    <w:rsid w:val="00CF0EF6"/>
    <w:rsid w:val="00CF179D"/>
    <w:rsid w:val="00CF1A3C"/>
    <w:rsid w:val="00CF1A71"/>
    <w:rsid w:val="00CF1B23"/>
    <w:rsid w:val="00CF25AE"/>
    <w:rsid w:val="00CF3939"/>
    <w:rsid w:val="00CF3A8B"/>
    <w:rsid w:val="00CF564A"/>
    <w:rsid w:val="00CF59DD"/>
    <w:rsid w:val="00CF63D0"/>
    <w:rsid w:val="00CF6514"/>
    <w:rsid w:val="00CF7DED"/>
    <w:rsid w:val="00D00515"/>
    <w:rsid w:val="00D00534"/>
    <w:rsid w:val="00D00F2D"/>
    <w:rsid w:val="00D01452"/>
    <w:rsid w:val="00D02372"/>
    <w:rsid w:val="00D0282A"/>
    <w:rsid w:val="00D034D1"/>
    <w:rsid w:val="00D04CB1"/>
    <w:rsid w:val="00D05C8B"/>
    <w:rsid w:val="00D05D65"/>
    <w:rsid w:val="00D05E6F"/>
    <w:rsid w:val="00D06394"/>
    <w:rsid w:val="00D066B5"/>
    <w:rsid w:val="00D072E4"/>
    <w:rsid w:val="00D07D59"/>
    <w:rsid w:val="00D1160C"/>
    <w:rsid w:val="00D11769"/>
    <w:rsid w:val="00D11968"/>
    <w:rsid w:val="00D11E61"/>
    <w:rsid w:val="00D14528"/>
    <w:rsid w:val="00D14866"/>
    <w:rsid w:val="00D14D44"/>
    <w:rsid w:val="00D1517A"/>
    <w:rsid w:val="00D1541F"/>
    <w:rsid w:val="00D1583D"/>
    <w:rsid w:val="00D15CCD"/>
    <w:rsid w:val="00D167C5"/>
    <w:rsid w:val="00D17EF2"/>
    <w:rsid w:val="00D20164"/>
    <w:rsid w:val="00D207FA"/>
    <w:rsid w:val="00D21108"/>
    <w:rsid w:val="00D21B71"/>
    <w:rsid w:val="00D223BF"/>
    <w:rsid w:val="00D23027"/>
    <w:rsid w:val="00D23379"/>
    <w:rsid w:val="00D237C7"/>
    <w:rsid w:val="00D25070"/>
    <w:rsid w:val="00D25C4F"/>
    <w:rsid w:val="00D25E80"/>
    <w:rsid w:val="00D26B84"/>
    <w:rsid w:val="00D26BCF"/>
    <w:rsid w:val="00D26CA2"/>
    <w:rsid w:val="00D277C5"/>
    <w:rsid w:val="00D27ADF"/>
    <w:rsid w:val="00D305AC"/>
    <w:rsid w:val="00D30D4F"/>
    <w:rsid w:val="00D30E99"/>
    <w:rsid w:val="00D31B3E"/>
    <w:rsid w:val="00D31B71"/>
    <w:rsid w:val="00D31CD6"/>
    <w:rsid w:val="00D32279"/>
    <w:rsid w:val="00D3249D"/>
    <w:rsid w:val="00D32CBE"/>
    <w:rsid w:val="00D3309B"/>
    <w:rsid w:val="00D33629"/>
    <w:rsid w:val="00D33DA9"/>
    <w:rsid w:val="00D3414F"/>
    <w:rsid w:val="00D34D2E"/>
    <w:rsid w:val="00D35014"/>
    <w:rsid w:val="00D3528E"/>
    <w:rsid w:val="00D35C0D"/>
    <w:rsid w:val="00D36142"/>
    <w:rsid w:val="00D3638A"/>
    <w:rsid w:val="00D37508"/>
    <w:rsid w:val="00D37C20"/>
    <w:rsid w:val="00D40740"/>
    <w:rsid w:val="00D415C8"/>
    <w:rsid w:val="00D41AE6"/>
    <w:rsid w:val="00D41B79"/>
    <w:rsid w:val="00D42E2E"/>
    <w:rsid w:val="00D42EB4"/>
    <w:rsid w:val="00D43777"/>
    <w:rsid w:val="00D4424E"/>
    <w:rsid w:val="00D458E9"/>
    <w:rsid w:val="00D45D89"/>
    <w:rsid w:val="00D45E7E"/>
    <w:rsid w:val="00D46F1A"/>
    <w:rsid w:val="00D502C0"/>
    <w:rsid w:val="00D508C0"/>
    <w:rsid w:val="00D50D79"/>
    <w:rsid w:val="00D50D7E"/>
    <w:rsid w:val="00D51176"/>
    <w:rsid w:val="00D5140D"/>
    <w:rsid w:val="00D5190E"/>
    <w:rsid w:val="00D52286"/>
    <w:rsid w:val="00D52436"/>
    <w:rsid w:val="00D52FFD"/>
    <w:rsid w:val="00D538FF"/>
    <w:rsid w:val="00D5434E"/>
    <w:rsid w:val="00D543D8"/>
    <w:rsid w:val="00D54B8A"/>
    <w:rsid w:val="00D5512A"/>
    <w:rsid w:val="00D55367"/>
    <w:rsid w:val="00D56C65"/>
    <w:rsid w:val="00D5728B"/>
    <w:rsid w:val="00D57C3C"/>
    <w:rsid w:val="00D601F8"/>
    <w:rsid w:val="00D60645"/>
    <w:rsid w:val="00D60884"/>
    <w:rsid w:val="00D60A42"/>
    <w:rsid w:val="00D61E8E"/>
    <w:rsid w:val="00D6245E"/>
    <w:rsid w:val="00D6297E"/>
    <w:rsid w:val="00D62D9A"/>
    <w:rsid w:val="00D63480"/>
    <w:rsid w:val="00D63A07"/>
    <w:rsid w:val="00D63CB2"/>
    <w:rsid w:val="00D64161"/>
    <w:rsid w:val="00D6488D"/>
    <w:rsid w:val="00D653A4"/>
    <w:rsid w:val="00D653E2"/>
    <w:rsid w:val="00D6681A"/>
    <w:rsid w:val="00D6710C"/>
    <w:rsid w:val="00D67366"/>
    <w:rsid w:val="00D675E2"/>
    <w:rsid w:val="00D6778C"/>
    <w:rsid w:val="00D706DE"/>
    <w:rsid w:val="00D71702"/>
    <w:rsid w:val="00D72532"/>
    <w:rsid w:val="00D73010"/>
    <w:rsid w:val="00D73460"/>
    <w:rsid w:val="00D747A6"/>
    <w:rsid w:val="00D74AB0"/>
    <w:rsid w:val="00D74B71"/>
    <w:rsid w:val="00D752CF"/>
    <w:rsid w:val="00D75A72"/>
    <w:rsid w:val="00D75C99"/>
    <w:rsid w:val="00D75D4D"/>
    <w:rsid w:val="00D762DC"/>
    <w:rsid w:val="00D76937"/>
    <w:rsid w:val="00D76D40"/>
    <w:rsid w:val="00D77260"/>
    <w:rsid w:val="00D77315"/>
    <w:rsid w:val="00D8075A"/>
    <w:rsid w:val="00D80925"/>
    <w:rsid w:val="00D80E7B"/>
    <w:rsid w:val="00D81AC7"/>
    <w:rsid w:val="00D82436"/>
    <w:rsid w:val="00D82A1E"/>
    <w:rsid w:val="00D835B7"/>
    <w:rsid w:val="00D83AE9"/>
    <w:rsid w:val="00D8471E"/>
    <w:rsid w:val="00D84818"/>
    <w:rsid w:val="00D85C95"/>
    <w:rsid w:val="00D86FDC"/>
    <w:rsid w:val="00D905D1"/>
    <w:rsid w:val="00D90F1F"/>
    <w:rsid w:val="00D917BC"/>
    <w:rsid w:val="00D91B44"/>
    <w:rsid w:val="00D91EE2"/>
    <w:rsid w:val="00D922DD"/>
    <w:rsid w:val="00D929A2"/>
    <w:rsid w:val="00D940A1"/>
    <w:rsid w:val="00D9456B"/>
    <w:rsid w:val="00D947D3"/>
    <w:rsid w:val="00D95DC9"/>
    <w:rsid w:val="00D96A6D"/>
    <w:rsid w:val="00D97440"/>
    <w:rsid w:val="00D97CC2"/>
    <w:rsid w:val="00DA0183"/>
    <w:rsid w:val="00DA0F14"/>
    <w:rsid w:val="00DA15CD"/>
    <w:rsid w:val="00DA1CDE"/>
    <w:rsid w:val="00DA2B48"/>
    <w:rsid w:val="00DA34CB"/>
    <w:rsid w:val="00DA4357"/>
    <w:rsid w:val="00DA5C29"/>
    <w:rsid w:val="00DA62C5"/>
    <w:rsid w:val="00DA739E"/>
    <w:rsid w:val="00DA7C3C"/>
    <w:rsid w:val="00DB0E71"/>
    <w:rsid w:val="00DB1553"/>
    <w:rsid w:val="00DB31A9"/>
    <w:rsid w:val="00DB387E"/>
    <w:rsid w:val="00DB6214"/>
    <w:rsid w:val="00DB6CAE"/>
    <w:rsid w:val="00DC0B4B"/>
    <w:rsid w:val="00DC0F66"/>
    <w:rsid w:val="00DC1191"/>
    <w:rsid w:val="00DC2C8F"/>
    <w:rsid w:val="00DC3908"/>
    <w:rsid w:val="00DC4352"/>
    <w:rsid w:val="00DC47D5"/>
    <w:rsid w:val="00DC4BB1"/>
    <w:rsid w:val="00DC4CAB"/>
    <w:rsid w:val="00DC55B4"/>
    <w:rsid w:val="00DD008D"/>
    <w:rsid w:val="00DD024D"/>
    <w:rsid w:val="00DD05EE"/>
    <w:rsid w:val="00DD1B01"/>
    <w:rsid w:val="00DD2D3D"/>
    <w:rsid w:val="00DD321F"/>
    <w:rsid w:val="00DD32B6"/>
    <w:rsid w:val="00DD3305"/>
    <w:rsid w:val="00DD34FA"/>
    <w:rsid w:val="00DD351F"/>
    <w:rsid w:val="00DD4968"/>
    <w:rsid w:val="00DD5A44"/>
    <w:rsid w:val="00DD5C94"/>
    <w:rsid w:val="00DD5EE7"/>
    <w:rsid w:val="00DD7650"/>
    <w:rsid w:val="00DE07B2"/>
    <w:rsid w:val="00DE0840"/>
    <w:rsid w:val="00DE1070"/>
    <w:rsid w:val="00DE1819"/>
    <w:rsid w:val="00DE1918"/>
    <w:rsid w:val="00DE3472"/>
    <w:rsid w:val="00DE52A4"/>
    <w:rsid w:val="00DE59A2"/>
    <w:rsid w:val="00DE5A86"/>
    <w:rsid w:val="00DE60FD"/>
    <w:rsid w:val="00DE75FB"/>
    <w:rsid w:val="00DF0AA7"/>
    <w:rsid w:val="00DF16A6"/>
    <w:rsid w:val="00DF264A"/>
    <w:rsid w:val="00DF274C"/>
    <w:rsid w:val="00DF2B34"/>
    <w:rsid w:val="00DF3534"/>
    <w:rsid w:val="00DF431A"/>
    <w:rsid w:val="00DF4D72"/>
    <w:rsid w:val="00DF4F57"/>
    <w:rsid w:val="00DF527A"/>
    <w:rsid w:val="00DF574F"/>
    <w:rsid w:val="00DF58BA"/>
    <w:rsid w:val="00DF5938"/>
    <w:rsid w:val="00DF5B27"/>
    <w:rsid w:val="00DF67FF"/>
    <w:rsid w:val="00DF7870"/>
    <w:rsid w:val="00E00FE5"/>
    <w:rsid w:val="00E025C1"/>
    <w:rsid w:val="00E02A81"/>
    <w:rsid w:val="00E03218"/>
    <w:rsid w:val="00E0340F"/>
    <w:rsid w:val="00E04C81"/>
    <w:rsid w:val="00E05188"/>
    <w:rsid w:val="00E05451"/>
    <w:rsid w:val="00E05802"/>
    <w:rsid w:val="00E05DC6"/>
    <w:rsid w:val="00E100C7"/>
    <w:rsid w:val="00E109A2"/>
    <w:rsid w:val="00E109CA"/>
    <w:rsid w:val="00E10D41"/>
    <w:rsid w:val="00E1224D"/>
    <w:rsid w:val="00E123FD"/>
    <w:rsid w:val="00E12806"/>
    <w:rsid w:val="00E12AFB"/>
    <w:rsid w:val="00E12DA1"/>
    <w:rsid w:val="00E13968"/>
    <w:rsid w:val="00E13BFC"/>
    <w:rsid w:val="00E13EE7"/>
    <w:rsid w:val="00E140E3"/>
    <w:rsid w:val="00E1474D"/>
    <w:rsid w:val="00E14FDF"/>
    <w:rsid w:val="00E153DF"/>
    <w:rsid w:val="00E165F3"/>
    <w:rsid w:val="00E1671C"/>
    <w:rsid w:val="00E17886"/>
    <w:rsid w:val="00E17D61"/>
    <w:rsid w:val="00E20722"/>
    <w:rsid w:val="00E20766"/>
    <w:rsid w:val="00E20A3B"/>
    <w:rsid w:val="00E20BD3"/>
    <w:rsid w:val="00E20D1F"/>
    <w:rsid w:val="00E2263D"/>
    <w:rsid w:val="00E23304"/>
    <w:rsid w:val="00E23562"/>
    <w:rsid w:val="00E24C45"/>
    <w:rsid w:val="00E26225"/>
    <w:rsid w:val="00E26E80"/>
    <w:rsid w:val="00E27A4C"/>
    <w:rsid w:val="00E30AF3"/>
    <w:rsid w:val="00E312EA"/>
    <w:rsid w:val="00E314B3"/>
    <w:rsid w:val="00E326D7"/>
    <w:rsid w:val="00E32AF1"/>
    <w:rsid w:val="00E330E2"/>
    <w:rsid w:val="00E33190"/>
    <w:rsid w:val="00E332ED"/>
    <w:rsid w:val="00E33DC9"/>
    <w:rsid w:val="00E34510"/>
    <w:rsid w:val="00E41A3E"/>
    <w:rsid w:val="00E41B10"/>
    <w:rsid w:val="00E42399"/>
    <w:rsid w:val="00E43C7D"/>
    <w:rsid w:val="00E43DD7"/>
    <w:rsid w:val="00E442C4"/>
    <w:rsid w:val="00E44647"/>
    <w:rsid w:val="00E4466E"/>
    <w:rsid w:val="00E44A60"/>
    <w:rsid w:val="00E44BC7"/>
    <w:rsid w:val="00E455EB"/>
    <w:rsid w:val="00E45908"/>
    <w:rsid w:val="00E45E27"/>
    <w:rsid w:val="00E47B0A"/>
    <w:rsid w:val="00E47D6E"/>
    <w:rsid w:val="00E50CCF"/>
    <w:rsid w:val="00E50EB7"/>
    <w:rsid w:val="00E51674"/>
    <w:rsid w:val="00E51793"/>
    <w:rsid w:val="00E52326"/>
    <w:rsid w:val="00E52838"/>
    <w:rsid w:val="00E52ADA"/>
    <w:rsid w:val="00E52BFB"/>
    <w:rsid w:val="00E535C4"/>
    <w:rsid w:val="00E53EAA"/>
    <w:rsid w:val="00E541B1"/>
    <w:rsid w:val="00E54D39"/>
    <w:rsid w:val="00E55115"/>
    <w:rsid w:val="00E55395"/>
    <w:rsid w:val="00E5549D"/>
    <w:rsid w:val="00E555E5"/>
    <w:rsid w:val="00E56AC5"/>
    <w:rsid w:val="00E602A4"/>
    <w:rsid w:val="00E60B10"/>
    <w:rsid w:val="00E60BD1"/>
    <w:rsid w:val="00E60C02"/>
    <w:rsid w:val="00E615C8"/>
    <w:rsid w:val="00E617DC"/>
    <w:rsid w:val="00E6226B"/>
    <w:rsid w:val="00E6243F"/>
    <w:rsid w:val="00E6354B"/>
    <w:rsid w:val="00E6431D"/>
    <w:rsid w:val="00E64662"/>
    <w:rsid w:val="00E6661B"/>
    <w:rsid w:val="00E66BF4"/>
    <w:rsid w:val="00E71404"/>
    <w:rsid w:val="00E71794"/>
    <w:rsid w:val="00E7312A"/>
    <w:rsid w:val="00E73169"/>
    <w:rsid w:val="00E731FA"/>
    <w:rsid w:val="00E73527"/>
    <w:rsid w:val="00E739D4"/>
    <w:rsid w:val="00E73CE0"/>
    <w:rsid w:val="00E7599B"/>
    <w:rsid w:val="00E759B1"/>
    <w:rsid w:val="00E76D66"/>
    <w:rsid w:val="00E771D1"/>
    <w:rsid w:val="00E772B0"/>
    <w:rsid w:val="00E77504"/>
    <w:rsid w:val="00E77A07"/>
    <w:rsid w:val="00E80883"/>
    <w:rsid w:val="00E8138D"/>
    <w:rsid w:val="00E81485"/>
    <w:rsid w:val="00E81B90"/>
    <w:rsid w:val="00E81E31"/>
    <w:rsid w:val="00E82CFB"/>
    <w:rsid w:val="00E83C13"/>
    <w:rsid w:val="00E83DB9"/>
    <w:rsid w:val="00E851C2"/>
    <w:rsid w:val="00E8635D"/>
    <w:rsid w:val="00E868CB"/>
    <w:rsid w:val="00E86FC3"/>
    <w:rsid w:val="00E874F2"/>
    <w:rsid w:val="00E876EF"/>
    <w:rsid w:val="00E879AC"/>
    <w:rsid w:val="00E90317"/>
    <w:rsid w:val="00E9070C"/>
    <w:rsid w:val="00E90D8E"/>
    <w:rsid w:val="00E911AC"/>
    <w:rsid w:val="00E91883"/>
    <w:rsid w:val="00E928F6"/>
    <w:rsid w:val="00E929A1"/>
    <w:rsid w:val="00E932D9"/>
    <w:rsid w:val="00E93D4A"/>
    <w:rsid w:val="00E943EF"/>
    <w:rsid w:val="00E94401"/>
    <w:rsid w:val="00E94730"/>
    <w:rsid w:val="00E950E3"/>
    <w:rsid w:val="00E95DCD"/>
    <w:rsid w:val="00E969E4"/>
    <w:rsid w:val="00E96B79"/>
    <w:rsid w:val="00E96E00"/>
    <w:rsid w:val="00EA0560"/>
    <w:rsid w:val="00EA059C"/>
    <w:rsid w:val="00EA0918"/>
    <w:rsid w:val="00EA0C4C"/>
    <w:rsid w:val="00EA1CCB"/>
    <w:rsid w:val="00EA258B"/>
    <w:rsid w:val="00EA3C4F"/>
    <w:rsid w:val="00EA4694"/>
    <w:rsid w:val="00EA4734"/>
    <w:rsid w:val="00EA4A0A"/>
    <w:rsid w:val="00EA4DCB"/>
    <w:rsid w:val="00EA65C0"/>
    <w:rsid w:val="00EA722F"/>
    <w:rsid w:val="00EA743A"/>
    <w:rsid w:val="00EB0C54"/>
    <w:rsid w:val="00EB11D1"/>
    <w:rsid w:val="00EB11FF"/>
    <w:rsid w:val="00EB183C"/>
    <w:rsid w:val="00EB2BA3"/>
    <w:rsid w:val="00EB3EEE"/>
    <w:rsid w:val="00EB42EA"/>
    <w:rsid w:val="00EB4A3B"/>
    <w:rsid w:val="00EB4D3C"/>
    <w:rsid w:val="00EB546E"/>
    <w:rsid w:val="00EB5507"/>
    <w:rsid w:val="00EB5AE5"/>
    <w:rsid w:val="00EB5B4E"/>
    <w:rsid w:val="00EB6850"/>
    <w:rsid w:val="00EB7391"/>
    <w:rsid w:val="00EB783D"/>
    <w:rsid w:val="00EB7C34"/>
    <w:rsid w:val="00EC29D6"/>
    <w:rsid w:val="00EC30EB"/>
    <w:rsid w:val="00EC3938"/>
    <w:rsid w:val="00EC3C05"/>
    <w:rsid w:val="00EC3EDA"/>
    <w:rsid w:val="00EC3F59"/>
    <w:rsid w:val="00EC4660"/>
    <w:rsid w:val="00EC4811"/>
    <w:rsid w:val="00EC4A83"/>
    <w:rsid w:val="00EC5181"/>
    <w:rsid w:val="00EC5305"/>
    <w:rsid w:val="00EC5A7E"/>
    <w:rsid w:val="00EC5C14"/>
    <w:rsid w:val="00EC6519"/>
    <w:rsid w:val="00EC6A12"/>
    <w:rsid w:val="00EC730A"/>
    <w:rsid w:val="00EC76D3"/>
    <w:rsid w:val="00EC7DBD"/>
    <w:rsid w:val="00ED0C6D"/>
    <w:rsid w:val="00ED123E"/>
    <w:rsid w:val="00ED1AC5"/>
    <w:rsid w:val="00ED1B7E"/>
    <w:rsid w:val="00ED271B"/>
    <w:rsid w:val="00ED2B8C"/>
    <w:rsid w:val="00ED3CAB"/>
    <w:rsid w:val="00ED3FC2"/>
    <w:rsid w:val="00ED43B8"/>
    <w:rsid w:val="00ED4C81"/>
    <w:rsid w:val="00ED4E49"/>
    <w:rsid w:val="00ED7BCD"/>
    <w:rsid w:val="00EE0ECC"/>
    <w:rsid w:val="00EE1D22"/>
    <w:rsid w:val="00EE25D6"/>
    <w:rsid w:val="00EE2A1D"/>
    <w:rsid w:val="00EE2B52"/>
    <w:rsid w:val="00EE3978"/>
    <w:rsid w:val="00EE3E95"/>
    <w:rsid w:val="00EE40B3"/>
    <w:rsid w:val="00EE4E7E"/>
    <w:rsid w:val="00EE5C1E"/>
    <w:rsid w:val="00EE5FB5"/>
    <w:rsid w:val="00EE6501"/>
    <w:rsid w:val="00EF0854"/>
    <w:rsid w:val="00EF0CE0"/>
    <w:rsid w:val="00EF1671"/>
    <w:rsid w:val="00EF224F"/>
    <w:rsid w:val="00EF23CF"/>
    <w:rsid w:val="00EF2DDD"/>
    <w:rsid w:val="00EF3369"/>
    <w:rsid w:val="00EF3A8A"/>
    <w:rsid w:val="00EF3B3F"/>
    <w:rsid w:val="00EF3BCC"/>
    <w:rsid w:val="00EF497A"/>
    <w:rsid w:val="00EF4A52"/>
    <w:rsid w:val="00EF4C9E"/>
    <w:rsid w:val="00EF4E74"/>
    <w:rsid w:val="00EF4F16"/>
    <w:rsid w:val="00EF562A"/>
    <w:rsid w:val="00EF5DEC"/>
    <w:rsid w:val="00EF644A"/>
    <w:rsid w:val="00EF6E0E"/>
    <w:rsid w:val="00EF749E"/>
    <w:rsid w:val="00F00505"/>
    <w:rsid w:val="00F00B5B"/>
    <w:rsid w:val="00F01D89"/>
    <w:rsid w:val="00F02759"/>
    <w:rsid w:val="00F03ACC"/>
    <w:rsid w:val="00F03B5D"/>
    <w:rsid w:val="00F05034"/>
    <w:rsid w:val="00F062B9"/>
    <w:rsid w:val="00F06319"/>
    <w:rsid w:val="00F0647C"/>
    <w:rsid w:val="00F07073"/>
    <w:rsid w:val="00F072DC"/>
    <w:rsid w:val="00F07458"/>
    <w:rsid w:val="00F07742"/>
    <w:rsid w:val="00F07C85"/>
    <w:rsid w:val="00F10733"/>
    <w:rsid w:val="00F11028"/>
    <w:rsid w:val="00F1138D"/>
    <w:rsid w:val="00F12358"/>
    <w:rsid w:val="00F13296"/>
    <w:rsid w:val="00F13522"/>
    <w:rsid w:val="00F14A4F"/>
    <w:rsid w:val="00F14BAA"/>
    <w:rsid w:val="00F150B3"/>
    <w:rsid w:val="00F151C3"/>
    <w:rsid w:val="00F1589D"/>
    <w:rsid w:val="00F169C0"/>
    <w:rsid w:val="00F173F3"/>
    <w:rsid w:val="00F179BF"/>
    <w:rsid w:val="00F2091B"/>
    <w:rsid w:val="00F2161C"/>
    <w:rsid w:val="00F226AA"/>
    <w:rsid w:val="00F231BB"/>
    <w:rsid w:val="00F23383"/>
    <w:rsid w:val="00F23C53"/>
    <w:rsid w:val="00F242EE"/>
    <w:rsid w:val="00F24AA4"/>
    <w:rsid w:val="00F24E74"/>
    <w:rsid w:val="00F251E1"/>
    <w:rsid w:val="00F26DE5"/>
    <w:rsid w:val="00F3005A"/>
    <w:rsid w:val="00F30117"/>
    <w:rsid w:val="00F3014C"/>
    <w:rsid w:val="00F303D0"/>
    <w:rsid w:val="00F307CC"/>
    <w:rsid w:val="00F3150C"/>
    <w:rsid w:val="00F318E9"/>
    <w:rsid w:val="00F31C79"/>
    <w:rsid w:val="00F31DCB"/>
    <w:rsid w:val="00F31F0B"/>
    <w:rsid w:val="00F32ECB"/>
    <w:rsid w:val="00F3332E"/>
    <w:rsid w:val="00F34232"/>
    <w:rsid w:val="00F34AFA"/>
    <w:rsid w:val="00F360EE"/>
    <w:rsid w:val="00F36506"/>
    <w:rsid w:val="00F36EB2"/>
    <w:rsid w:val="00F37A54"/>
    <w:rsid w:val="00F40E94"/>
    <w:rsid w:val="00F41A9D"/>
    <w:rsid w:val="00F42935"/>
    <w:rsid w:val="00F429B6"/>
    <w:rsid w:val="00F450F6"/>
    <w:rsid w:val="00F45C5B"/>
    <w:rsid w:val="00F51283"/>
    <w:rsid w:val="00F514F3"/>
    <w:rsid w:val="00F5194F"/>
    <w:rsid w:val="00F51A92"/>
    <w:rsid w:val="00F53058"/>
    <w:rsid w:val="00F53186"/>
    <w:rsid w:val="00F531F8"/>
    <w:rsid w:val="00F5445E"/>
    <w:rsid w:val="00F546E1"/>
    <w:rsid w:val="00F55C9B"/>
    <w:rsid w:val="00F568E8"/>
    <w:rsid w:val="00F56B4C"/>
    <w:rsid w:val="00F56E58"/>
    <w:rsid w:val="00F57989"/>
    <w:rsid w:val="00F60D65"/>
    <w:rsid w:val="00F60EE4"/>
    <w:rsid w:val="00F6112D"/>
    <w:rsid w:val="00F611FA"/>
    <w:rsid w:val="00F61756"/>
    <w:rsid w:val="00F63A69"/>
    <w:rsid w:val="00F63E1B"/>
    <w:rsid w:val="00F64FF9"/>
    <w:rsid w:val="00F653AD"/>
    <w:rsid w:val="00F65D18"/>
    <w:rsid w:val="00F65E28"/>
    <w:rsid w:val="00F663FA"/>
    <w:rsid w:val="00F67677"/>
    <w:rsid w:val="00F67718"/>
    <w:rsid w:val="00F679B3"/>
    <w:rsid w:val="00F70177"/>
    <w:rsid w:val="00F701CC"/>
    <w:rsid w:val="00F71092"/>
    <w:rsid w:val="00F713A0"/>
    <w:rsid w:val="00F716AC"/>
    <w:rsid w:val="00F72130"/>
    <w:rsid w:val="00F72536"/>
    <w:rsid w:val="00F72B00"/>
    <w:rsid w:val="00F72F01"/>
    <w:rsid w:val="00F73810"/>
    <w:rsid w:val="00F73F09"/>
    <w:rsid w:val="00F73F51"/>
    <w:rsid w:val="00F744DA"/>
    <w:rsid w:val="00F744E3"/>
    <w:rsid w:val="00F74AA3"/>
    <w:rsid w:val="00F74BFE"/>
    <w:rsid w:val="00F764B8"/>
    <w:rsid w:val="00F768F5"/>
    <w:rsid w:val="00F80522"/>
    <w:rsid w:val="00F8088E"/>
    <w:rsid w:val="00F81561"/>
    <w:rsid w:val="00F81F23"/>
    <w:rsid w:val="00F82223"/>
    <w:rsid w:val="00F822B2"/>
    <w:rsid w:val="00F82D96"/>
    <w:rsid w:val="00F84127"/>
    <w:rsid w:val="00F845D4"/>
    <w:rsid w:val="00F847E1"/>
    <w:rsid w:val="00F85610"/>
    <w:rsid w:val="00F85A43"/>
    <w:rsid w:val="00F85A89"/>
    <w:rsid w:val="00F8732B"/>
    <w:rsid w:val="00F87B72"/>
    <w:rsid w:val="00F87E7B"/>
    <w:rsid w:val="00F87E82"/>
    <w:rsid w:val="00F90888"/>
    <w:rsid w:val="00F921E1"/>
    <w:rsid w:val="00F92556"/>
    <w:rsid w:val="00F92653"/>
    <w:rsid w:val="00F92942"/>
    <w:rsid w:val="00F92D04"/>
    <w:rsid w:val="00F92D15"/>
    <w:rsid w:val="00F93E0E"/>
    <w:rsid w:val="00F93FB4"/>
    <w:rsid w:val="00F945E1"/>
    <w:rsid w:val="00F94C56"/>
    <w:rsid w:val="00F94F4C"/>
    <w:rsid w:val="00F95BE5"/>
    <w:rsid w:val="00F96749"/>
    <w:rsid w:val="00F96FF3"/>
    <w:rsid w:val="00F97DA6"/>
    <w:rsid w:val="00FA0671"/>
    <w:rsid w:val="00FA076F"/>
    <w:rsid w:val="00FA0803"/>
    <w:rsid w:val="00FA0A2E"/>
    <w:rsid w:val="00FA0D13"/>
    <w:rsid w:val="00FA1B4B"/>
    <w:rsid w:val="00FA307B"/>
    <w:rsid w:val="00FA498F"/>
    <w:rsid w:val="00FA4B9B"/>
    <w:rsid w:val="00FA4C25"/>
    <w:rsid w:val="00FA557F"/>
    <w:rsid w:val="00FA5936"/>
    <w:rsid w:val="00FA617B"/>
    <w:rsid w:val="00FA6770"/>
    <w:rsid w:val="00FA6919"/>
    <w:rsid w:val="00FA6D53"/>
    <w:rsid w:val="00FA88D8"/>
    <w:rsid w:val="00FB12BB"/>
    <w:rsid w:val="00FB1D39"/>
    <w:rsid w:val="00FB2125"/>
    <w:rsid w:val="00FB2B0C"/>
    <w:rsid w:val="00FB2B93"/>
    <w:rsid w:val="00FB2DBD"/>
    <w:rsid w:val="00FB398A"/>
    <w:rsid w:val="00FB4D60"/>
    <w:rsid w:val="00FB614E"/>
    <w:rsid w:val="00FB782F"/>
    <w:rsid w:val="00FB7AE6"/>
    <w:rsid w:val="00FC038A"/>
    <w:rsid w:val="00FC1A70"/>
    <w:rsid w:val="00FC1B47"/>
    <w:rsid w:val="00FC23D2"/>
    <w:rsid w:val="00FC262F"/>
    <w:rsid w:val="00FC2735"/>
    <w:rsid w:val="00FC29A0"/>
    <w:rsid w:val="00FC317C"/>
    <w:rsid w:val="00FC3623"/>
    <w:rsid w:val="00FC3BA0"/>
    <w:rsid w:val="00FC5073"/>
    <w:rsid w:val="00FC5F8D"/>
    <w:rsid w:val="00FC5FE7"/>
    <w:rsid w:val="00FC6700"/>
    <w:rsid w:val="00FC6E05"/>
    <w:rsid w:val="00FC6E96"/>
    <w:rsid w:val="00FC7113"/>
    <w:rsid w:val="00FC76FC"/>
    <w:rsid w:val="00FD00B7"/>
    <w:rsid w:val="00FD2A86"/>
    <w:rsid w:val="00FD2AB4"/>
    <w:rsid w:val="00FD34DF"/>
    <w:rsid w:val="00FD382D"/>
    <w:rsid w:val="00FD3940"/>
    <w:rsid w:val="00FD43A5"/>
    <w:rsid w:val="00FD44EB"/>
    <w:rsid w:val="00FD499A"/>
    <w:rsid w:val="00FD4FF8"/>
    <w:rsid w:val="00FD6173"/>
    <w:rsid w:val="00FD7298"/>
    <w:rsid w:val="00FD7BC5"/>
    <w:rsid w:val="00FD7FC5"/>
    <w:rsid w:val="00FE1345"/>
    <w:rsid w:val="00FE239F"/>
    <w:rsid w:val="00FE2A35"/>
    <w:rsid w:val="00FE3349"/>
    <w:rsid w:val="00FE559A"/>
    <w:rsid w:val="00FE559C"/>
    <w:rsid w:val="00FE6EA4"/>
    <w:rsid w:val="00FE71D8"/>
    <w:rsid w:val="00FE7920"/>
    <w:rsid w:val="00FE7D0D"/>
    <w:rsid w:val="00FE7E20"/>
    <w:rsid w:val="00FE7E6C"/>
    <w:rsid w:val="00FF0252"/>
    <w:rsid w:val="00FF12B3"/>
    <w:rsid w:val="00FF1374"/>
    <w:rsid w:val="00FF1BB8"/>
    <w:rsid w:val="00FF33AE"/>
    <w:rsid w:val="00FF356C"/>
    <w:rsid w:val="00FF3819"/>
    <w:rsid w:val="00FF3A39"/>
    <w:rsid w:val="00FF3C9E"/>
    <w:rsid w:val="00FF4D0B"/>
    <w:rsid w:val="00FF4E9C"/>
    <w:rsid w:val="00FF608A"/>
    <w:rsid w:val="00FF6500"/>
    <w:rsid w:val="00FF6BA1"/>
    <w:rsid w:val="00FF7054"/>
    <w:rsid w:val="00FF718A"/>
    <w:rsid w:val="00FF7C1F"/>
    <w:rsid w:val="0110E72C"/>
    <w:rsid w:val="01C11854"/>
    <w:rsid w:val="023D4D52"/>
    <w:rsid w:val="024312E0"/>
    <w:rsid w:val="02C0CE0E"/>
    <w:rsid w:val="02D34FBB"/>
    <w:rsid w:val="02E3D540"/>
    <w:rsid w:val="034FF307"/>
    <w:rsid w:val="040DDD95"/>
    <w:rsid w:val="04204822"/>
    <w:rsid w:val="04386368"/>
    <w:rsid w:val="0454D3DD"/>
    <w:rsid w:val="046F6728"/>
    <w:rsid w:val="048ACBC6"/>
    <w:rsid w:val="049DEBB3"/>
    <w:rsid w:val="0504EFD4"/>
    <w:rsid w:val="05B81EB7"/>
    <w:rsid w:val="05FC4053"/>
    <w:rsid w:val="05FCC6E0"/>
    <w:rsid w:val="0683F1E9"/>
    <w:rsid w:val="06E31FD6"/>
    <w:rsid w:val="074DFE8B"/>
    <w:rsid w:val="0769CAA7"/>
    <w:rsid w:val="076A8E06"/>
    <w:rsid w:val="089DA030"/>
    <w:rsid w:val="08D6AE15"/>
    <w:rsid w:val="08E1363F"/>
    <w:rsid w:val="0910E3E7"/>
    <w:rsid w:val="09B02F9F"/>
    <w:rsid w:val="0A07D67A"/>
    <w:rsid w:val="0A254B5E"/>
    <w:rsid w:val="0A403EFF"/>
    <w:rsid w:val="0A86E379"/>
    <w:rsid w:val="0AF1B9D5"/>
    <w:rsid w:val="0B397D3B"/>
    <w:rsid w:val="0B7A8BC8"/>
    <w:rsid w:val="0BB6AEAB"/>
    <w:rsid w:val="0BF19F3F"/>
    <w:rsid w:val="0C1987E5"/>
    <w:rsid w:val="0C1E4880"/>
    <w:rsid w:val="0C73DE93"/>
    <w:rsid w:val="0C90C7B4"/>
    <w:rsid w:val="0CB56707"/>
    <w:rsid w:val="0CDEF1D3"/>
    <w:rsid w:val="0D0D9531"/>
    <w:rsid w:val="0E939296"/>
    <w:rsid w:val="0EAD7100"/>
    <w:rsid w:val="0ED23037"/>
    <w:rsid w:val="0F14C250"/>
    <w:rsid w:val="0F54F569"/>
    <w:rsid w:val="0F5C35F6"/>
    <w:rsid w:val="0FB07227"/>
    <w:rsid w:val="0FB94B95"/>
    <w:rsid w:val="0FBF01BE"/>
    <w:rsid w:val="0FF5241C"/>
    <w:rsid w:val="10C3A7CB"/>
    <w:rsid w:val="10C9FB7D"/>
    <w:rsid w:val="10F2D55E"/>
    <w:rsid w:val="1117BCC8"/>
    <w:rsid w:val="11761888"/>
    <w:rsid w:val="118A8E13"/>
    <w:rsid w:val="11966905"/>
    <w:rsid w:val="11B13C44"/>
    <w:rsid w:val="11CCC046"/>
    <w:rsid w:val="1202E298"/>
    <w:rsid w:val="12B03C81"/>
    <w:rsid w:val="135A221A"/>
    <w:rsid w:val="136AAD3C"/>
    <w:rsid w:val="13CB3425"/>
    <w:rsid w:val="13EEA3A3"/>
    <w:rsid w:val="14002F3B"/>
    <w:rsid w:val="1465BEC3"/>
    <w:rsid w:val="1467B771"/>
    <w:rsid w:val="14B9359B"/>
    <w:rsid w:val="15110120"/>
    <w:rsid w:val="15170ADD"/>
    <w:rsid w:val="155BD046"/>
    <w:rsid w:val="1628014F"/>
    <w:rsid w:val="163B2425"/>
    <w:rsid w:val="16A2DF3E"/>
    <w:rsid w:val="16B6E76D"/>
    <w:rsid w:val="16F5E3D6"/>
    <w:rsid w:val="170C2387"/>
    <w:rsid w:val="175AE1BF"/>
    <w:rsid w:val="17677394"/>
    <w:rsid w:val="176A25FE"/>
    <w:rsid w:val="17A51FB7"/>
    <w:rsid w:val="17B7BB82"/>
    <w:rsid w:val="19196A4A"/>
    <w:rsid w:val="192FC00A"/>
    <w:rsid w:val="19577E19"/>
    <w:rsid w:val="195B4F2E"/>
    <w:rsid w:val="1994D666"/>
    <w:rsid w:val="19F7791A"/>
    <w:rsid w:val="1A15AB72"/>
    <w:rsid w:val="1A67B991"/>
    <w:rsid w:val="1AA15FCD"/>
    <w:rsid w:val="1AB4A72D"/>
    <w:rsid w:val="1ACF9AAC"/>
    <w:rsid w:val="1B0B1FFE"/>
    <w:rsid w:val="1B5ED769"/>
    <w:rsid w:val="1BF41ACF"/>
    <w:rsid w:val="1BFFEFA3"/>
    <w:rsid w:val="1C0308C5"/>
    <w:rsid w:val="1C2EE980"/>
    <w:rsid w:val="1C45749A"/>
    <w:rsid w:val="1D1E6C38"/>
    <w:rsid w:val="1D252F0F"/>
    <w:rsid w:val="1D3CD16D"/>
    <w:rsid w:val="1D42FBEF"/>
    <w:rsid w:val="1D5C5932"/>
    <w:rsid w:val="1DBE2B87"/>
    <w:rsid w:val="1E120D68"/>
    <w:rsid w:val="1EB2501A"/>
    <w:rsid w:val="1EC44BEC"/>
    <w:rsid w:val="1ED2C3DD"/>
    <w:rsid w:val="1EEF2756"/>
    <w:rsid w:val="1EF9667F"/>
    <w:rsid w:val="1F34B487"/>
    <w:rsid w:val="1F7EF8B6"/>
    <w:rsid w:val="1F8F25E9"/>
    <w:rsid w:val="1FA9A28E"/>
    <w:rsid w:val="1FD44BD5"/>
    <w:rsid w:val="205660C1"/>
    <w:rsid w:val="20CC504E"/>
    <w:rsid w:val="21352672"/>
    <w:rsid w:val="2152922A"/>
    <w:rsid w:val="2179AB5E"/>
    <w:rsid w:val="21808427"/>
    <w:rsid w:val="219FD61E"/>
    <w:rsid w:val="21E5DBB1"/>
    <w:rsid w:val="22442519"/>
    <w:rsid w:val="22D4917A"/>
    <w:rsid w:val="22FC4EA2"/>
    <w:rsid w:val="231AB4D0"/>
    <w:rsid w:val="234D7D3A"/>
    <w:rsid w:val="23CBB853"/>
    <w:rsid w:val="2402257E"/>
    <w:rsid w:val="24394781"/>
    <w:rsid w:val="24509AD3"/>
    <w:rsid w:val="24B01C70"/>
    <w:rsid w:val="24E5403C"/>
    <w:rsid w:val="2516F047"/>
    <w:rsid w:val="25511CCE"/>
    <w:rsid w:val="269DBC01"/>
    <w:rsid w:val="26D83C90"/>
    <w:rsid w:val="26E11A3D"/>
    <w:rsid w:val="27928F39"/>
    <w:rsid w:val="27E42975"/>
    <w:rsid w:val="290ED899"/>
    <w:rsid w:val="2924EC9B"/>
    <w:rsid w:val="29586E40"/>
    <w:rsid w:val="298DD256"/>
    <w:rsid w:val="298F3E3C"/>
    <w:rsid w:val="29B9941D"/>
    <w:rsid w:val="2A3F4B07"/>
    <w:rsid w:val="2A7737F7"/>
    <w:rsid w:val="2AE592E1"/>
    <w:rsid w:val="2BE7C974"/>
    <w:rsid w:val="2C0F3C60"/>
    <w:rsid w:val="2C6748BD"/>
    <w:rsid w:val="2C97BAC8"/>
    <w:rsid w:val="2D519F99"/>
    <w:rsid w:val="2DC2A46C"/>
    <w:rsid w:val="2DFAE93C"/>
    <w:rsid w:val="2E0707FA"/>
    <w:rsid w:val="2E11FE1C"/>
    <w:rsid w:val="2E64081B"/>
    <w:rsid w:val="2E74BC3B"/>
    <w:rsid w:val="2EB87004"/>
    <w:rsid w:val="2F0D654F"/>
    <w:rsid w:val="2F10D0EB"/>
    <w:rsid w:val="2F785BF6"/>
    <w:rsid w:val="2F81E17D"/>
    <w:rsid w:val="2F88B71F"/>
    <w:rsid w:val="2FD8C528"/>
    <w:rsid w:val="30123021"/>
    <w:rsid w:val="3033BFB3"/>
    <w:rsid w:val="3033FAE9"/>
    <w:rsid w:val="30341804"/>
    <w:rsid w:val="30804AA4"/>
    <w:rsid w:val="309C233E"/>
    <w:rsid w:val="30D4D17A"/>
    <w:rsid w:val="310A7203"/>
    <w:rsid w:val="311B6902"/>
    <w:rsid w:val="31570F9F"/>
    <w:rsid w:val="31656330"/>
    <w:rsid w:val="31778F7C"/>
    <w:rsid w:val="31957404"/>
    <w:rsid w:val="31A3B0F8"/>
    <w:rsid w:val="323DB3AB"/>
    <w:rsid w:val="32E849AF"/>
    <w:rsid w:val="32F4157E"/>
    <w:rsid w:val="3301EEAF"/>
    <w:rsid w:val="33741BDD"/>
    <w:rsid w:val="3380C98D"/>
    <w:rsid w:val="33A179E5"/>
    <w:rsid w:val="33A35AA2"/>
    <w:rsid w:val="33EBA15C"/>
    <w:rsid w:val="34199F36"/>
    <w:rsid w:val="34321FA4"/>
    <w:rsid w:val="349A49FA"/>
    <w:rsid w:val="34D06957"/>
    <w:rsid w:val="35001B73"/>
    <w:rsid w:val="358BDC93"/>
    <w:rsid w:val="35C6221B"/>
    <w:rsid w:val="36D9EF69"/>
    <w:rsid w:val="371D8B39"/>
    <w:rsid w:val="374EC82F"/>
    <w:rsid w:val="37688742"/>
    <w:rsid w:val="37D64372"/>
    <w:rsid w:val="37FA5987"/>
    <w:rsid w:val="37FB2C61"/>
    <w:rsid w:val="3804DD1D"/>
    <w:rsid w:val="381BE7D4"/>
    <w:rsid w:val="3917F80C"/>
    <w:rsid w:val="391CA703"/>
    <w:rsid w:val="391D563D"/>
    <w:rsid w:val="3928256B"/>
    <w:rsid w:val="39D265DE"/>
    <w:rsid w:val="39DC6513"/>
    <w:rsid w:val="39EF5AD9"/>
    <w:rsid w:val="3A116FC6"/>
    <w:rsid w:val="3A53A1BA"/>
    <w:rsid w:val="3AA3B8B9"/>
    <w:rsid w:val="3B4EFFB6"/>
    <w:rsid w:val="3C9D649A"/>
    <w:rsid w:val="3CF69D69"/>
    <w:rsid w:val="3E009E9C"/>
    <w:rsid w:val="3E161C36"/>
    <w:rsid w:val="3E27BE46"/>
    <w:rsid w:val="3E323AF1"/>
    <w:rsid w:val="3E4B45A3"/>
    <w:rsid w:val="3E649CA9"/>
    <w:rsid w:val="3EC12C86"/>
    <w:rsid w:val="3EF7D432"/>
    <w:rsid w:val="3F16A0B9"/>
    <w:rsid w:val="3F37CCB4"/>
    <w:rsid w:val="3F4A9FFF"/>
    <w:rsid w:val="3F6D6141"/>
    <w:rsid w:val="3F7C16EF"/>
    <w:rsid w:val="3FC16244"/>
    <w:rsid w:val="3FD7BEAE"/>
    <w:rsid w:val="3FFF83FD"/>
    <w:rsid w:val="40B786AA"/>
    <w:rsid w:val="40CB63A5"/>
    <w:rsid w:val="40E58DFF"/>
    <w:rsid w:val="412494E2"/>
    <w:rsid w:val="412E7F1C"/>
    <w:rsid w:val="414CC682"/>
    <w:rsid w:val="41AE5686"/>
    <w:rsid w:val="4221D6FD"/>
    <w:rsid w:val="4255C01B"/>
    <w:rsid w:val="425638B7"/>
    <w:rsid w:val="43308E30"/>
    <w:rsid w:val="435A2CEB"/>
    <w:rsid w:val="439EA096"/>
    <w:rsid w:val="43B7C54D"/>
    <w:rsid w:val="43EE5A6E"/>
    <w:rsid w:val="4438B812"/>
    <w:rsid w:val="446D7BB4"/>
    <w:rsid w:val="44A4E97B"/>
    <w:rsid w:val="450BE4FC"/>
    <w:rsid w:val="4541739D"/>
    <w:rsid w:val="464E7813"/>
    <w:rsid w:val="468465E9"/>
    <w:rsid w:val="469216AF"/>
    <w:rsid w:val="46AFCE7D"/>
    <w:rsid w:val="46CCAE34"/>
    <w:rsid w:val="47336460"/>
    <w:rsid w:val="475AAD94"/>
    <w:rsid w:val="47655B7D"/>
    <w:rsid w:val="4782F8EC"/>
    <w:rsid w:val="48663A99"/>
    <w:rsid w:val="488C0FAB"/>
    <w:rsid w:val="488E5353"/>
    <w:rsid w:val="489CDEF0"/>
    <w:rsid w:val="48B56993"/>
    <w:rsid w:val="48FB7DC4"/>
    <w:rsid w:val="4953269F"/>
    <w:rsid w:val="4970DC13"/>
    <w:rsid w:val="497B81A0"/>
    <w:rsid w:val="498F55B6"/>
    <w:rsid w:val="4A2EB46C"/>
    <w:rsid w:val="4A74DAF4"/>
    <w:rsid w:val="4B1C4249"/>
    <w:rsid w:val="4BF8DA13"/>
    <w:rsid w:val="4C103856"/>
    <w:rsid w:val="4CAC9A15"/>
    <w:rsid w:val="4CFFB15D"/>
    <w:rsid w:val="4D02AE9A"/>
    <w:rsid w:val="4D3C05C9"/>
    <w:rsid w:val="4D6A1525"/>
    <w:rsid w:val="4E0DF805"/>
    <w:rsid w:val="4E1AC4F4"/>
    <w:rsid w:val="4E6B148A"/>
    <w:rsid w:val="4E7CE823"/>
    <w:rsid w:val="4ED4B186"/>
    <w:rsid w:val="4EE9AC4D"/>
    <w:rsid w:val="4F47F97E"/>
    <w:rsid w:val="4F696A89"/>
    <w:rsid w:val="4FC04BB4"/>
    <w:rsid w:val="504FEFFF"/>
    <w:rsid w:val="50978138"/>
    <w:rsid w:val="509E4C3C"/>
    <w:rsid w:val="511291E2"/>
    <w:rsid w:val="5113A7A7"/>
    <w:rsid w:val="513539AB"/>
    <w:rsid w:val="51670388"/>
    <w:rsid w:val="516F2E6D"/>
    <w:rsid w:val="51794A39"/>
    <w:rsid w:val="5180E558"/>
    <w:rsid w:val="5209C4CA"/>
    <w:rsid w:val="52F8D8CD"/>
    <w:rsid w:val="53ADF796"/>
    <w:rsid w:val="545A7A49"/>
    <w:rsid w:val="550424CC"/>
    <w:rsid w:val="5551645E"/>
    <w:rsid w:val="565E2817"/>
    <w:rsid w:val="567DF8C7"/>
    <w:rsid w:val="5684FAF5"/>
    <w:rsid w:val="56E4021C"/>
    <w:rsid w:val="56FC0302"/>
    <w:rsid w:val="5701B2F2"/>
    <w:rsid w:val="5708E91A"/>
    <w:rsid w:val="57316128"/>
    <w:rsid w:val="577E7103"/>
    <w:rsid w:val="57931EFA"/>
    <w:rsid w:val="57CFE772"/>
    <w:rsid w:val="57DA694B"/>
    <w:rsid w:val="58436DE7"/>
    <w:rsid w:val="585A69BF"/>
    <w:rsid w:val="5886996B"/>
    <w:rsid w:val="58AC0150"/>
    <w:rsid w:val="58DACDF3"/>
    <w:rsid w:val="591D04E9"/>
    <w:rsid w:val="591E9C46"/>
    <w:rsid w:val="59ACA0C5"/>
    <w:rsid w:val="5AD548F2"/>
    <w:rsid w:val="5AD9530B"/>
    <w:rsid w:val="5B91D5B9"/>
    <w:rsid w:val="5BC3253F"/>
    <w:rsid w:val="5BCBABBE"/>
    <w:rsid w:val="5C488370"/>
    <w:rsid w:val="5C48A6EC"/>
    <w:rsid w:val="5C81CE43"/>
    <w:rsid w:val="5CDBC7AB"/>
    <w:rsid w:val="5CE5933C"/>
    <w:rsid w:val="5CE977FA"/>
    <w:rsid w:val="5CE9AA97"/>
    <w:rsid w:val="5CE9ED04"/>
    <w:rsid w:val="5D11FAD3"/>
    <w:rsid w:val="5D1DD064"/>
    <w:rsid w:val="5E06C578"/>
    <w:rsid w:val="5E0B57DD"/>
    <w:rsid w:val="5E33334B"/>
    <w:rsid w:val="5E4B7DCF"/>
    <w:rsid w:val="5E626749"/>
    <w:rsid w:val="5E68128B"/>
    <w:rsid w:val="5EA1BB74"/>
    <w:rsid w:val="5F22F5DB"/>
    <w:rsid w:val="5F457FD7"/>
    <w:rsid w:val="5F83B872"/>
    <w:rsid w:val="5FB67108"/>
    <w:rsid w:val="5FF0CF32"/>
    <w:rsid w:val="607461B9"/>
    <w:rsid w:val="608F49D8"/>
    <w:rsid w:val="60986B8D"/>
    <w:rsid w:val="614CC197"/>
    <w:rsid w:val="61824D67"/>
    <w:rsid w:val="61926C93"/>
    <w:rsid w:val="61F4D24A"/>
    <w:rsid w:val="62405BF5"/>
    <w:rsid w:val="62CDC439"/>
    <w:rsid w:val="62F22B01"/>
    <w:rsid w:val="6325309C"/>
    <w:rsid w:val="63337933"/>
    <w:rsid w:val="63FE05B8"/>
    <w:rsid w:val="641E8D5D"/>
    <w:rsid w:val="64624E68"/>
    <w:rsid w:val="648571E3"/>
    <w:rsid w:val="64DCF7CE"/>
    <w:rsid w:val="64EAEF17"/>
    <w:rsid w:val="65230E26"/>
    <w:rsid w:val="65430817"/>
    <w:rsid w:val="6572EEDB"/>
    <w:rsid w:val="65B907CF"/>
    <w:rsid w:val="66137B52"/>
    <w:rsid w:val="6626474D"/>
    <w:rsid w:val="664FDBA2"/>
    <w:rsid w:val="6689E6FD"/>
    <w:rsid w:val="668B901B"/>
    <w:rsid w:val="668ECC70"/>
    <w:rsid w:val="66A46471"/>
    <w:rsid w:val="675F246C"/>
    <w:rsid w:val="6768F0A7"/>
    <w:rsid w:val="677DC6FB"/>
    <w:rsid w:val="6798E8FD"/>
    <w:rsid w:val="67E6DBFA"/>
    <w:rsid w:val="681E819F"/>
    <w:rsid w:val="6868F49A"/>
    <w:rsid w:val="687FB932"/>
    <w:rsid w:val="688AD2FA"/>
    <w:rsid w:val="68A39755"/>
    <w:rsid w:val="6999AF41"/>
    <w:rsid w:val="69ECA3AB"/>
    <w:rsid w:val="6A0C4D1B"/>
    <w:rsid w:val="6A5C2912"/>
    <w:rsid w:val="6A71D236"/>
    <w:rsid w:val="6B12347B"/>
    <w:rsid w:val="6B17A139"/>
    <w:rsid w:val="6B5E18EA"/>
    <w:rsid w:val="6B6BA502"/>
    <w:rsid w:val="6B6C845D"/>
    <w:rsid w:val="6B850CC5"/>
    <w:rsid w:val="6CE5C90A"/>
    <w:rsid w:val="6D12D58B"/>
    <w:rsid w:val="6D20D848"/>
    <w:rsid w:val="6D53124B"/>
    <w:rsid w:val="6D6A6958"/>
    <w:rsid w:val="6D6B8567"/>
    <w:rsid w:val="6D6DC4FD"/>
    <w:rsid w:val="6DA3A963"/>
    <w:rsid w:val="6DB9A0E5"/>
    <w:rsid w:val="6DBC5902"/>
    <w:rsid w:val="6DF05854"/>
    <w:rsid w:val="6DF7282A"/>
    <w:rsid w:val="6E7FD95F"/>
    <w:rsid w:val="6F96B315"/>
    <w:rsid w:val="6F9A7971"/>
    <w:rsid w:val="6FC268AD"/>
    <w:rsid w:val="6FCAD690"/>
    <w:rsid w:val="702D39C3"/>
    <w:rsid w:val="70571D47"/>
    <w:rsid w:val="705C4056"/>
    <w:rsid w:val="70A3D29A"/>
    <w:rsid w:val="70B424E7"/>
    <w:rsid w:val="70C3681B"/>
    <w:rsid w:val="70D9A9B3"/>
    <w:rsid w:val="71010012"/>
    <w:rsid w:val="7104A0A2"/>
    <w:rsid w:val="711A683F"/>
    <w:rsid w:val="71CB66CB"/>
    <w:rsid w:val="71DB2FFD"/>
    <w:rsid w:val="723673E1"/>
    <w:rsid w:val="7285F89B"/>
    <w:rsid w:val="72867533"/>
    <w:rsid w:val="72DC7293"/>
    <w:rsid w:val="7302B86E"/>
    <w:rsid w:val="746F0D2D"/>
    <w:rsid w:val="74C1E993"/>
    <w:rsid w:val="7520D307"/>
    <w:rsid w:val="7539C173"/>
    <w:rsid w:val="753C9C17"/>
    <w:rsid w:val="75793F49"/>
    <w:rsid w:val="75914541"/>
    <w:rsid w:val="761FABD3"/>
    <w:rsid w:val="76478D11"/>
    <w:rsid w:val="764A0E14"/>
    <w:rsid w:val="768D5905"/>
    <w:rsid w:val="76CB85D7"/>
    <w:rsid w:val="76FDFC62"/>
    <w:rsid w:val="7707DBDD"/>
    <w:rsid w:val="771B7F40"/>
    <w:rsid w:val="772E390B"/>
    <w:rsid w:val="7752EF04"/>
    <w:rsid w:val="7765DC71"/>
    <w:rsid w:val="78197564"/>
    <w:rsid w:val="785DCA66"/>
    <w:rsid w:val="788F47C0"/>
    <w:rsid w:val="78962EA3"/>
    <w:rsid w:val="78AA65FB"/>
    <w:rsid w:val="78BE0DE5"/>
    <w:rsid w:val="790E267C"/>
    <w:rsid w:val="79413FB9"/>
    <w:rsid w:val="7A9D1B0E"/>
    <w:rsid w:val="7AD86322"/>
    <w:rsid w:val="7B97D57B"/>
    <w:rsid w:val="7C8BAA9C"/>
    <w:rsid w:val="7D083FC4"/>
    <w:rsid w:val="7D8A61A3"/>
    <w:rsid w:val="7DFED7F0"/>
    <w:rsid w:val="7E020AC1"/>
    <w:rsid w:val="7E2F3152"/>
    <w:rsid w:val="7E52EDCF"/>
    <w:rsid w:val="7F069A4D"/>
    <w:rsid w:val="7F2CD64C"/>
    <w:rsid w:val="7F8974C2"/>
    <w:rsid w:val="7FC61EF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95D8B45"/>
  <w15:docId w15:val="{747D0271-E69C-4B70-A59E-15066E6A0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semiHidden="1" w:unhideWhenUsed="1"/>
    <w:lsdException w:name="annotation text" w:locked="1" w:semiHidden="1" w:uiPriority="0" w:unhideWhenUsed="1"/>
    <w:lsdException w:name="header" w:locked="1" w:semiHidden="1" w:unhideWhenUsed="1"/>
    <w:lsdException w:name="footer" w:locked="1" w:semiHidden="1" w:uiPriority="0"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1" w:semiHidden="1" w:uiPriority="0" w:unhideWhenUsed="1"/>
    <w:lsdException w:name="line number" w:semiHidden="1" w:unhideWhenUsed="1"/>
    <w:lsdException w:name="page number" w:semiHidden="1" w:unhideWhenUsed="1"/>
    <w:lsdException w:name="endnote reference" w:locked="1" w:semiHidden="1" w:uiPriority="0" w:unhideWhenUsed="1"/>
    <w:lsdException w:name="endnote text" w:locked="1"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locked="1"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locked="1" w:semiHidden="1" w:uiPriority="0"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1F2"/>
    <w:pPr>
      <w:jc w:val="both"/>
    </w:pPr>
    <w:rPr>
      <w:rFonts w:ascii="Myriad Pro" w:hAnsi="Myriad Pro"/>
      <w:sz w:val="23"/>
    </w:rPr>
  </w:style>
  <w:style w:type="paragraph" w:styleId="Heading1">
    <w:name w:val="heading 1"/>
    <w:aliases w:val="TAMU_HEAD1"/>
    <w:basedOn w:val="Normal"/>
    <w:next w:val="Normal"/>
    <w:link w:val="Heading1Char1"/>
    <w:uiPriority w:val="99"/>
    <w:qFormat/>
    <w:rsid w:val="00595D7D"/>
    <w:pPr>
      <w:keepNext/>
      <w:numPr>
        <w:numId w:val="1"/>
      </w:numPr>
      <w:tabs>
        <w:tab w:val="num" w:pos="360"/>
      </w:tabs>
      <w:spacing w:before="240" w:after="200" w:line="276" w:lineRule="auto"/>
      <w:ind w:left="360"/>
      <w:jc w:val="left"/>
      <w:outlineLvl w:val="0"/>
    </w:pPr>
    <w:rPr>
      <w:rFonts w:ascii="Myriad Pro Light" w:eastAsia="Times New Roman" w:hAnsi="Myriad Pro Light" w:cs="Arial"/>
      <w:b/>
      <w:kern w:val="32"/>
      <w:sz w:val="32"/>
      <w:szCs w:val="32"/>
    </w:rPr>
  </w:style>
  <w:style w:type="paragraph" w:styleId="Heading2">
    <w:name w:val="heading 2"/>
    <w:aliases w:val="TAMU_HEAD2"/>
    <w:basedOn w:val="Normal"/>
    <w:next w:val="Normal"/>
    <w:link w:val="Heading2Char"/>
    <w:uiPriority w:val="99"/>
    <w:qFormat/>
    <w:rsid w:val="00783937"/>
    <w:pPr>
      <w:keepNext/>
      <w:numPr>
        <w:ilvl w:val="1"/>
        <w:numId w:val="2"/>
      </w:numPr>
      <w:tabs>
        <w:tab w:val="clear" w:pos="2736"/>
        <w:tab w:val="num" w:pos="576"/>
      </w:tabs>
      <w:spacing w:before="240" w:after="60"/>
      <w:ind w:left="576"/>
      <w:outlineLvl w:val="1"/>
    </w:pPr>
    <w:rPr>
      <w:rFonts w:eastAsia="Times New Roman" w:cs="Arial"/>
      <w:b/>
      <w:i/>
      <w:iCs/>
      <w:sz w:val="28"/>
      <w:szCs w:val="28"/>
    </w:rPr>
  </w:style>
  <w:style w:type="paragraph" w:styleId="Heading3">
    <w:name w:val="heading 3"/>
    <w:aliases w:val="TAMU_HEAD3"/>
    <w:basedOn w:val="Normal"/>
    <w:next w:val="Normal"/>
    <w:link w:val="Heading3Char"/>
    <w:uiPriority w:val="99"/>
    <w:qFormat/>
    <w:rsid w:val="00742373"/>
    <w:pPr>
      <w:keepNext/>
      <w:numPr>
        <w:ilvl w:val="2"/>
        <w:numId w:val="1"/>
      </w:numPr>
      <w:spacing w:before="240" w:after="60"/>
      <w:outlineLvl w:val="2"/>
    </w:pPr>
    <w:rPr>
      <w:rFonts w:ascii="Myriad Pro Light" w:eastAsia="Times New Roman" w:hAnsi="Myriad Pro Light" w:cs="Arial"/>
      <w:b/>
      <w:szCs w:val="26"/>
    </w:rPr>
  </w:style>
  <w:style w:type="paragraph" w:styleId="Heading4">
    <w:name w:val="heading 4"/>
    <w:aliases w:val="TAMU_HEAD4"/>
    <w:basedOn w:val="Normal"/>
    <w:next w:val="Normal"/>
    <w:link w:val="Heading4Char"/>
    <w:uiPriority w:val="99"/>
    <w:qFormat/>
    <w:rsid w:val="00D922DD"/>
    <w:pPr>
      <w:keepNext/>
      <w:numPr>
        <w:ilvl w:val="3"/>
        <w:numId w:val="2"/>
      </w:numPr>
      <w:spacing w:before="240" w:after="60"/>
      <w:outlineLvl w:val="3"/>
    </w:pPr>
    <w:rPr>
      <w:rFonts w:ascii="Arial" w:eastAsia="Times New Roman" w:hAnsi="Arial"/>
      <w:b/>
      <w:bCs/>
      <w:szCs w:val="23"/>
    </w:rPr>
  </w:style>
  <w:style w:type="paragraph" w:styleId="Heading5">
    <w:name w:val="heading 5"/>
    <w:basedOn w:val="Normal"/>
    <w:next w:val="Normal"/>
    <w:link w:val="Heading5Char"/>
    <w:uiPriority w:val="99"/>
    <w:qFormat/>
    <w:rsid w:val="00A0608C"/>
    <w:pPr>
      <w:numPr>
        <w:ilvl w:val="4"/>
        <w:numId w:val="2"/>
      </w:numPr>
      <w:spacing w:before="240" w:after="60"/>
      <w:outlineLvl w:val="4"/>
    </w:pPr>
    <w:rPr>
      <w:rFonts w:ascii="Arial" w:eastAsia="Times New Roman" w:hAnsi="Arial" w:cs="Arial"/>
      <w:b/>
      <w:bCs/>
      <w:iCs/>
      <w:szCs w:val="23"/>
    </w:rPr>
  </w:style>
  <w:style w:type="paragraph" w:styleId="Heading6">
    <w:name w:val="heading 6"/>
    <w:basedOn w:val="Normal"/>
    <w:next w:val="Normal"/>
    <w:link w:val="Heading6Char"/>
    <w:uiPriority w:val="99"/>
    <w:qFormat/>
    <w:rsid w:val="005908B9"/>
    <w:pPr>
      <w:numPr>
        <w:ilvl w:val="5"/>
        <w:numId w:val="2"/>
      </w:numPr>
      <w:spacing w:before="240" w:after="60"/>
      <w:outlineLvl w:val="5"/>
    </w:pPr>
    <w:rPr>
      <w:rFonts w:ascii="Arial" w:eastAsia="Times New Roman" w:hAnsi="Arial" w:cs="Arial"/>
      <w:b/>
      <w:bCs/>
    </w:rPr>
  </w:style>
  <w:style w:type="paragraph" w:styleId="Heading7">
    <w:name w:val="heading 7"/>
    <w:basedOn w:val="Normal"/>
    <w:next w:val="Normal"/>
    <w:link w:val="Heading7Char"/>
    <w:uiPriority w:val="99"/>
    <w:qFormat/>
    <w:rsid w:val="00151371"/>
    <w:pPr>
      <w:numPr>
        <w:ilvl w:val="6"/>
        <w:numId w:val="1"/>
      </w:numPr>
      <w:spacing w:before="240" w:after="60"/>
      <w:outlineLvl w:val="6"/>
    </w:pPr>
    <w:rPr>
      <w:rFonts w:ascii="Times New Roman" w:eastAsia="Times New Roman" w:hAnsi="Times New Roman"/>
      <w:sz w:val="24"/>
      <w:szCs w:val="24"/>
    </w:rPr>
  </w:style>
  <w:style w:type="paragraph" w:styleId="Heading8">
    <w:name w:val="heading 8"/>
    <w:basedOn w:val="Normal"/>
    <w:next w:val="Normal"/>
    <w:link w:val="Heading8Char"/>
    <w:uiPriority w:val="99"/>
    <w:qFormat/>
    <w:rsid w:val="00151371"/>
    <w:pPr>
      <w:numPr>
        <w:ilvl w:val="7"/>
        <w:numId w:val="1"/>
      </w:numPr>
      <w:spacing w:before="240" w:after="60"/>
      <w:outlineLvl w:val="7"/>
    </w:pPr>
    <w:rPr>
      <w:rFonts w:ascii="Times New Roman" w:eastAsia="Times New Roman" w:hAnsi="Times New Roman"/>
      <w:i/>
      <w:iCs/>
      <w:sz w:val="24"/>
      <w:szCs w:val="24"/>
    </w:rPr>
  </w:style>
  <w:style w:type="paragraph" w:styleId="Heading9">
    <w:name w:val="heading 9"/>
    <w:basedOn w:val="Normal"/>
    <w:next w:val="Normal"/>
    <w:link w:val="Heading9Char"/>
    <w:uiPriority w:val="99"/>
    <w:qFormat/>
    <w:rsid w:val="00151371"/>
    <w:pPr>
      <w:numPr>
        <w:ilvl w:val="8"/>
        <w:numId w:val="1"/>
      </w:numPr>
      <w:spacing w:before="240" w:after="60"/>
      <w:outlineLvl w:val="8"/>
    </w:pPr>
    <w:rPr>
      <w:rFonts w:eastAsia="Times New Roman" w:cs="Ari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LT_HEAD1 Char"/>
    <w:basedOn w:val="DefaultParagraphFont"/>
    <w:uiPriority w:val="99"/>
    <w:locked/>
    <w:rsid w:val="00151371"/>
    <w:rPr>
      <w:rFonts w:ascii="Cambria" w:hAnsi="Cambria" w:cs="Times New Roman"/>
      <w:b/>
      <w:bCs/>
      <w:color w:val="365F91"/>
      <w:sz w:val="28"/>
      <w:szCs w:val="28"/>
    </w:rPr>
  </w:style>
  <w:style w:type="character" w:customStyle="1" w:styleId="Heading2Char">
    <w:name w:val="Heading 2 Char"/>
    <w:aliases w:val="TAMU_HEAD2 Char"/>
    <w:basedOn w:val="DefaultParagraphFont"/>
    <w:link w:val="Heading2"/>
    <w:uiPriority w:val="99"/>
    <w:locked/>
    <w:rsid w:val="00783937"/>
    <w:rPr>
      <w:rFonts w:ascii="Myriad Pro" w:eastAsia="Times New Roman" w:hAnsi="Myriad Pro" w:cs="Arial"/>
      <w:b/>
      <w:i/>
      <w:iCs/>
      <w:sz w:val="28"/>
      <w:szCs w:val="28"/>
    </w:rPr>
  </w:style>
  <w:style w:type="character" w:customStyle="1" w:styleId="Heading3Char">
    <w:name w:val="Heading 3 Char"/>
    <w:aliases w:val="TAMU_HEAD3 Char"/>
    <w:basedOn w:val="DefaultParagraphFont"/>
    <w:link w:val="Heading3"/>
    <w:uiPriority w:val="99"/>
    <w:locked/>
    <w:rsid w:val="00742373"/>
    <w:rPr>
      <w:rFonts w:ascii="Myriad Pro Light" w:eastAsia="Times New Roman" w:hAnsi="Myriad Pro Light" w:cs="Arial"/>
      <w:b/>
      <w:sz w:val="23"/>
      <w:szCs w:val="26"/>
    </w:rPr>
  </w:style>
  <w:style w:type="character" w:customStyle="1" w:styleId="Heading4Char">
    <w:name w:val="Heading 4 Char"/>
    <w:aliases w:val="TAMU_HEAD4 Char"/>
    <w:basedOn w:val="DefaultParagraphFont"/>
    <w:link w:val="Heading4"/>
    <w:uiPriority w:val="99"/>
    <w:locked/>
    <w:rsid w:val="00D922DD"/>
    <w:rPr>
      <w:rFonts w:ascii="Arial" w:eastAsia="Times New Roman" w:hAnsi="Arial"/>
      <w:b/>
      <w:bCs/>
      <w:sz w:val="23"/>
      <w:szCs w:val="23"/>
    </w:rPr>
  </w:style>
  <w:style w:type="character" w:customStyle="1" w:styleId="Heading5Char">
    <w:name w:val="Heading 5 Char"/>
    <w:basedOn w:val="DefaultParagraphFont"/>
    <w:link w:val="Heading5"/>
    <w:uiPriority w:val="99"/>
    <w:locked/>
    <w:rsid w:val="00A0608C"/>
    <w:rPr>
      <w:rFonts w:ascii="Arial" w:eastAsia="Times New Roman" w:hAnsi="Arial" w:cs="Arial"/>
      <w:b/>
      <w:bCs/>
      <w:iCs/>
      <w:sz w:val="23"/>
      <w:szCs w:val="23"/>
    </w:rPr>
  </w:style>
  <w:style w:type="character" w:customStyle="1" w:styleId="Heading6Char">
    <w:name w:val="Heading 6 Char"/>
    <w:basedOn w:val="DefaultParagraphFont"/>
    <w:link w:val="Heading6"/>
    <w:uiPriority w:val="99"/>
    <w:locked/>
    <w:rsid w:val="005908B9"/>
    <w:rPr>
      <w:rFonts w:ascii="Arial" w:eastAsia="Times New Roman" w:hAnsi="Arial" w:cs="Arial"/>
      <w:b/>
      <w:bCs/>
      <w:sz w:val="23"/>
    </w:rPr>
  </w:style>
  <w:style w:type="character" w:customStyle="1" w:styleId="Heading7Char">
    <w:name w:val="Heading 7 Char"/>
    <w:basedOn w:val="DefaultParagraphFont"/>
    <w:link w:val="Heading7"/>
    <w:uiPriority w:val="99"/>
    <w:locked/>
    <w:rsid w:val="00151371"/>
    <w:rPr>
      <w:rFonts w:ascii="Times New Roman" w:eastAsia="Times New Roman" w:hAnsi="Times New Roman"/>
      <w:sz w:val="24"/>
      <w:szCs w:val="24"/>
    </w:rPr>
  </w:style>
  <w:style w:type="character" w:customStyle="1" w:styleId="Heading8Char">
    <w:name w:val="Heading 8 Char"/>
    <w:basedOn w:val="DefaultParagraphFont"/>
    <w:link w:val="Heading8"/>
    <w:uiPriority w:val="99"/>
    <w:locked/>
    <w:rsid w:val="00151371"/>
    <w:rPr>
      <w:rFonts w:ascii="Times New Roman" w:eastAsia="Times New Roman" w:hAnsi="Times New Roman"/>
      <w:i/>
      <w:iCs/>
      <w:sz w:val="24"/>
      <w:szCs w:val="24"/>
    </w:rPr>
  </w:style>
  <w:style w:type="character" w:customStyle="1" w:styleId="Heading9Char">
    <w:name w:val="Heading 9 Char"/>
    <w:basedOn w:val="DefaultParagraphFont"/>
    <w:link w:val="Heading9"/>
    <w:uiPriority w:val="99"/>
    <w:locked/>
    <w:rsid w:val="00151371"/>
    <w:rPr>
      <w:rFonts w:ascii="Myriad Pro" w:eastAsia="Times New Roman" w:hAnsi="Myriad Pro" w:cs="Arial"/>
      <w:sz w:val="23"/>
    </w:rPr>
  </w:style>
  <w:style w:type="character" w:customStyle="1" w:styleId="Heading1Char1">
    <w:name w:val="Heading 1 Char1"/>
    <w:aliases w:val="TAMU_HEAD1 Char"/>
    <w:basedOn w:val="DefaultParagraphFont"/>
    <w:link w:val="Heading1"/>
    <w:uiPriority w:val="99"/>
    <w:locked/>
    <w:rsid w:val="00595D7D"/>
    <w:rPr>
      <w:rFonts w:ascii="Myriad Pro Light" w:eastAsia="Times New Roman" w:hAnsi="Myriad Pro Light" w:cs="Arial"/>
      <w:b/>
      <w:kern w:val="32"/>
      <w:sz w:val="32"/>
      <w:szCs w:val="32"/>
    </w:rPr>
  </w:style>
  <w:style w:type="paragraph" w:customStyle="1" w:styleId="StyleFirstline025">
    <w:name w:val="Style First line:  0.25&quot;"/>
    <w:basedOn w:val="Normal"/>
    <w:uiPriority w:val="99"/>
    <w:rsid w:val="00820974"/>
    <w:pPr>
      <w:ind w:firstLine="360"/>
    </w:pPr>
    <w:rPr>
      <w:rFonts w:eastAsia="Times New Roman"/>
      <w:szCs w:val="20"/>
    </w:rPr>
  </w:style>
  <w:style w:type="paragraph" w:styleId="Header">
    <w:name w:val="header"/>
    <w:aliases w:val="TAMU_HEADER,TAMU_Header,CAP_HEADER"/>
    <w:basedOn w:val="Normal"/>
    <w:link w:val="HeaderChar"/>
    <w:uiPriority w:val="99"/>
    <w:rsid w:val="00151371"/>
    <w:pPr>
      <w:tabs>
        <w:tab w:val="center" w:pos="4680"/>
        <w:tab w:val="right" w:pos="9360"/>
      </w:tabs>
    </w:pPr>
  </w:style>
  <w:style w:type="character" w:customStyle="1" w:styleId="HeaderChar">
    <w:name w:val="Header Char"/>
    <w:aliases w:val="TAMU_HEADER Char,TAMU_Header Char,CAP_HEADER Char"/>
    <w:basedOn w:val="DefaultParagraphFont"/>
    <w:link w:val="Header"/>
    <w:uiPriority w:val="99"/>
    <w:locked/>
    <w:rsid w:val="00151371"/>
    <w:rPr>
      <w:rFonts w:cs="Times New Roman"/>
    </w:rPr>
  </w:style>
  <w:style w:type="paragraph" w:styleId="Footer">
    <w:name w:val="footer"/>
    <w:aliases w:val="TAMU_FOOTER"/>
    <w:basedOn w:val="Normal"/>
    <w:link w:val="FooterChar"/>
    <w:uiPriority w:val="99"/>
    <w:rsid w:val="00151371"/>
    <w:pPr>
      <w:tabs>
        <w:tab w:val="center" w:pos="4680"/>
        <w:tab w:val="right" w:pos="9360"/>
      </w:tabs>
    </w:pPr>
  </w:style>
  <w:style w:type="character" w:customStyle="1" w:styleId="FooterChar">
    <w:name w:val="Footer Char"/>
    <w:aliases w:val="TAMU_FOOTER Char"/>
    <w:basedOn w:val="DefaultParagraphFont"/>
    <w:link w:val="Footer"/>
    <w:uiPriority w:val="99"/>
    <w:locked/>
    <w:rsid w:val="00151371"/>
    <w:rPr>
      <w:rFonts w:cs="Times New Roman"/>
    </w:rPr>
  </w:style>
  <w:style w:type="paragraph" w:styleId="EndnoteText">
    <w:name w:val="endnote text"/>
    <w:basedOn w:val="Normal"/>
    <w:link w:val="EndnoteTextChar1"/>
    <w:uiPriority w:val="99"/>
    <w:rsid w:val="000A15D6"/>
    <w:pPr>
      <w:tabs>
        <w:tab w:val="left" w:pos="216"/>
      </w:tabs>
    </w:pPr>
    <w:rPr>
      <w:rFonts w:eastAsia="Times New Roman"/>
      <w:szCs w:val="20"/>
    </w:rPr>
  </w:style>
  <w:style w:type="character" w:customStyle="1" w:styleId="EndnoteTextChar">
    <w:name w:val="Endnote Text Char"/>
    <w:basedOn w:val="DefaultParagraphFont"/>
    <w:uiPriority w:val="99"/>
    <w:semiHidden/>
    <w:locked/>
    <w:rsid w:val="00151371"/>
    <w:rPr>
      <w:rFonts w:cs="Times New Roman"/>
      <w:sz w:val="20"/>
      <w:szCs w:val="20"/>
    </w:rPr>
  </w:style>
  <w:style w:type="character" w:customStyle="1" w:styleId="EndnoteTextChar1">
    <w:name w:val="Endnote Text Char1"/>
    <w:basedOn w:val="DefaultParagraphFont"/>
    <w:link w:val="EndnoteText"/>
    <w:uiPriority w:val="99"/>
    <w:locked/>
    <w:rsid w:val="000A15D6"/>
    <w:rPr>
      <w:rFonts w:ascii="Myriad Pro" w:hAnsi="Myriad Pro" w:cs="Times New Roman"/>
      <w:sz w:val="20"/>
      <w:szCs w:val="20"/>
    </w:rPr>
  </w:style>
  <w:style w:type="character" w:styleId="EndnoteReference">
    <w:name w:val="endnote reference"/>
    <w:basedOn w:val="DefaultParagraphFont"/>
    <w:uiPriority w:val="99"/>
    <w:rsid w:val="00C903C2"/>
    <w:rPr>
      <w:rFonts w:ascii="Myriad Pro" w:hAnsi="Myriad Pro" w:cs="Times New Roman"/>
      <w:sz w:val="20"/>
      <w:vertAlign w:val="baseline"/>
    </w:rPr>
  </w:style>
  <w:style w:type="character" w:customStyle="1" w:styleId="CaptionChar">
    <w:name w:val="Caption Char"/>
    <w:aliases w:val="TAMU_CAPTION Char"/>
    <w:basedOn w:val="DefaultParagraphFont"/>
    <w:link w:val="Caption"/>
    <w:uiPriority w:val="99"/>
    <w:locked/>
    <w:rsid w:val="00813EE0"/>
    <w:rPr>
      <w:rFonts w:ascii="Myriad Pro" w:hAnsi="Myriad Pro" w:cs="Times New Roman"/>
      <w:b/>
      <w:bCs/>
      <w:sz w:val="23"/>
    </w:rPr>
  </w:style>
  <w:style w:type="paragraph" w:styleId="Caption">
    <w:name w:val="caption"/>
    <w:aliases w:val="TAMU_CAPTION"/>
    <w:basedOn w:val="Normal"/>
    <w:next w:val="Normal"/>
    <w:link w:val="CaptionChar"/>
    <w:uiPriority w:val="99"/>
    <w:qFormat/>
    <w:rsid w:val="00813EE0"/>
    <w:pPr>
      <w:keepNext/>
      <w:framePr w:w="4968" w:h="2786" w:hRule="exact" w:hSpace="187" w:wrap="around" w:vAnchor="text" w:hAnchor="page" w:x="5682" w:y="6"/>
      <w:jc w:val="left"/>
    </w:pPr>
    <w:rPr>
      <w:b/>
      <w:bCs/>
    </w:rPr>
  </w:style>
  <w:style w:type="paragraph" w:styleId="BalloonText">
    <w:name w:val="Balloon Text"/>
    <w:basedOn w:val="Normal"/>
    <w:link w:val="BalloonTextChar"/>
    <w:uiPriority w:val="99"/>
    <w:semiHidden/>
    <w:rsid w:val="00781771"/>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81771"/>
    <w:rPr>
      <w:rFonts w:ascii="Tahoma" w:hAnsi="Tahoma" w:cs="Tahoma"/>
      <w:sz w:val="16"/>
      <w:szCs w:val="16"/>
    </w:rPr>
  </w:style>
  <w:style w:type="paragraph" w:styleId="DocumentMap">
    <w:name w:val="Document Map"/>
    <w:basedOn w:val="Normal"/>
    <w:link w:val="DocumentMapChar"/>
    <w:uiPriority w:val="99"/>
    <w:semiHidden/>
    <w:rsid w:val="00913078"/>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913078"/>
    <w:rPr>
      <w:rFonts w:ascii="Tahoma" w:hAnsi="Tahoma" w:cs="Tahoma"/>
      <w:sz w:val="16"/>
      <w:szCs w:val="16"/>
    </w:rPr>
  </w:style>
  <w:style w:type="character" w:styleId="PlaceholderText">
    <w:name w:val="Placeholder Text"/>
    <w:basedOn w:val="DefaultParagraphFont"/>
    <w:uiPriority w:val="99"/>
    <w:semiHidden/>
    <w:rsid w:val="00EF4E74"/>
    <w:rPr>
      <w:rFonts w:cs="Times New Roman"/>
      <w:color w:val="808080"/>
    </w:rPr>
  </w:style>
  <w:style w:type="character" w:styleId="FootnoteReference">
    <w:name w:val="footnote reference"/>
    <w:basedOn w:val="DefaultParagraphFont"/>
    <w:uiPriority w:val="99"/>
    <w:semiHidden/>
    <w:rsid w:val="00E12DA1"/>
    <w:rPr>
      <w:rFonts w:cs="Times New Roman"/>
      <w:vertAlign w:val="superscript"/>
    </w:rPr>
  </w:style>
  <w:style w:type="paragraph" w:customStyle="1" w:styleId="StyleHanging0">
    <w:name w:val="Style Hanging:  0&quot;"/>
    <w:basedOn w:val="Normal"/>
    <w:uiPriority w:val="99"/>
    <w:rsid w:val="00E73CE0"/>
    <w:pPr>
      <w:ind w:hanging="3"/>
    </w:pPr>
    <w:rPr>
      <w:rFonts w:eastAsia="Times New Roman"/>
      <w:szCs w:val="20"/>
    </w:rPr>
  </w:style>
  <w:style w:type="paragraph" w:styleId="FootnoteText">
    <w:name w:val="footnote text"/>
    <w:basedOn w:val="Normal"/>
    <w:link w:val="FootnoteTextChar"/>
    <w:uiPriority w:val="99"/>
    <w:semiHidden/>
    <w:rsid w:val="0070322A"/>
    <w:rPr>
      <w:szCs w:val="20"/>
    </w:rPr>
  </w:style>
  <w:style w:type="character" w:customStyle="1" w:styleId="FootnoteTextChar">
    <w:name w:val="Footnote Text Char"/>
    <w:basedOn w:val="DefaultParagraphFont"/>
    <w:link w:val="FootnoteText"/>
    <w:uiPriority w:val="99"/>
    <w:semiHidden/>
    <w:locked/>
    <w:rsid w:val="0070322A"/>
    <w:rPr>
      <w:rFonts w:ascii="Myriad Pro" w:hAnsi="Myriad Pro" w:cs="Times New Roman"/>
      <w:sz w:val="20"/>
      <w:szCs w:val="20"/>
    </w:rPr>
  </w:style>
  <w:style w:type="paragraph" w:styleId="Revision">
    <w:name w:val="Revision"/>
    <w:hidden/>
    <w:uiPriority w:val="99"/>
    <w:semiHidden/>
    <w:rsid w:val="003C28AF"/>
    <w:rPr>
      <w:rFonts w:ascii="Myriad Pro" w:hAnsi="Myriad Pro"/>
      <w:sz w:val="20"/>
    </w:rPr>
  </w:style>
  <w:style w:type="character" w:styleId="FollowedHyperlink">
    <w:name w:val="FollowedHyperlink"/>
    <w:basedOn w:val="DefaultParagraphFont"/>
    <w:uiPriority w:val="99"/>
    <w:rsid w:val="00740757"/>
    <w:rPr>
      <w:rFonts w:cs="Times New Roman"/>
      <w:color w:val="800080"/>
      <w:u w:val="single"/>
    </w:rPr>
  </w:style>
  <w:style w:type="paragraph" w:styleId="ListParagraph">
    <w:name w:val="List Paragraph"/>
    <w:basedOn w:val="Normal"/>
    <w:uiPriority w:val="99"/>
    <w:qFormat/>
    <w:rsid w:val="003A1901"/>
    <w:pPr>
      <w:ind w:left="720"/>
    </w:pPr>
    <w:rPr>
      <w:rFonts w:eastAsia="Times New Roman"/>
      <w:szCs w:val="24"/>
    </w:rPr>
  </w:style>
  <w:style w:type="character" w:styleId="CommentReference">
    <w:name w:val="annotation reference"/>
    <w:basedOn w:val="DefaultParagraphFont"/>
    <w:uiPriority w:val="99"/>
    <w:rsid w:val="00CA0DCD"/>
    <w:rPr>
      <w:rFonts w:cs="Times New Roman"/>
      <w:sz w:val="16"/>
      <w:szCs w:val="16"/>
    </w:rPr>
  </w:style>
  <w:style w:type="paragraph" w:styleId="CommentText">
    <w:name w:val="annotation text"/>
    <w:basedOn w:val="Normal"/>
    <w:link w:val="CommentTextChar"/>
    <w:uiPriority w:val="99"/>
    <w:rsid w:val="00CA0DCD"/>
    <w:rPr>
      <w:szCs w:val="20"/>
    </w:rPr>
  </w:style>
  <w:style w:type="character" w:customStyle="1" w:styleId="CommentTextChar">
    <w:name w:val="Comment Text Char"/>
    <w:basedOn w:val="DefaultParagraphFont"/>
    <w:link w:val="CommentText"/>
    <w:uiPriority w:val="99"/>
    <w:locked/>
    <w:rsid w:val="00CA0DCD"/>
    <w:rPr>
      <w:rFonts w:ascii="Myriad Pro" w:hAnsi="Myriad Pro" w:cs="Times New Roman"/>
      <w:sz w:val="20"/>
      <w:szCs w:val="20"/>
    </w:rPr>
  </w:style>
  <w:style w:type="paragraph" w:styleId="CommentSubject">
    <w:name w:val="annotation subject"/>
    <w:basedOn w:val="CommentText"/>
    <w:next w:val="CommentText"/>
    <w:link w:val="CommentSubjectChar"/>
    <w:uiPriority w:val="99"/>
    <w:semiHidden/>
    <w:rsid w:val="00CA0DCD"/>
    <w:rPr>
      <w:b/>
      <w:bCs/>
    </w:rPr>
  </w:style>
  <w:style w:type="character" w:customStyle="1" w:styleId="CommentSubjectChar">
    <w:name w:val="Comment Subject Char"/>
    <w:basedOn w:val="CommentTextChar"/>
    <w:link w:val="CommentSubject"/>
    <w:uiPriority w:val="99"/>
    <w:semiHidden/>
    <w:locked/>
    <w:rsid w:val="00CA0DCD"/>
    <w:rPr>
      <w:rFonts w:ascii="Myriad Pro" w:hAnsi="Myriad Pro" w:cs="Times New Roman"/>
      <w:b/>
      <w:bCs/>
      <w:sz w:val="20"/>
      <w:szCs w:val="20"/>
    </w:rPr>
  </w:style>
  <w:style w:type="character" w:styleId="Hyperlink">
    <w:name w:val="Hyperlink"/>
    <w:basedOn w:val="DefaultParagraphFont"/>
    <w:uiPriority w:val="99"/>
    <w:rsid w:val="00CA0DCD"/>
    <w:rPr>
      <w:rFonts w:cs="Times New Roman"/>
      <w:color w:val="0000FF"/>
      <w:u w:val="single"/>
    </w:rPr>
  </w:style>
  <w:style w:type="paragraph" w:customStyle="1" w:styleId="TAMUACTIONCAPTION">
    <w:name w:val="TAMU_ACTION_CAPTION"/>
    <w:basedOn w:val="Caption"/>
    <w:link w:val="TAMUACTIONCAPTIONChar"/>
    <w:uiPriority w:val="99"/>
    <w:rsid w:val="0077679F"/>
    <w:pPr>
      <w:framePr w:w="4608" w:h="3907" w:hRule="exact" w:wrap="around" w:x="6163" w:y="3690"/>
    </w:pPr>
    <w:rPr>
      <w:b w:val="0"/>
      <w:i/>
    </w:rPr>
  </w:style>
  <w:style w:type="character" w:customStyle="1" w:styleId="TAMUACTIONCAPTIONChar">
    <w:name w:val="TAMU_ACTION_CAPTION Char"/>
    <w:basedOn w:val="CaptionChar"/>
    <w:link w:val="TAMUACTIONCAPTION"/>
    <w:uiPriority w:val="99"/>
    <w:locked/>
    <w:rsid w:val="0077679F"/>
    <w:rPr>
      <w:rFonts w:ascii="Myriad Pro" w:hAnsi="Myriad Pro" w:cs="Times New Roman"/>
      <w:b/>
      <w:bCs/>
      <w:i/>
      <w:sz w:val="23"/>
    </w:rPr>
  </w:style>
  <w:style w:type="paragraph" w:styleId="TOC1">
    <w:name w:val="toc 1"/>
    <w:aliases w:val="TAMU_TOCLVL1"/>
    <w:basedOn w:val="Normal"/>
    <w:next w:val="Normal"/>
    <w:uiPriority w:val="39"/>
    <w:rsid w:val="00845D61"/>
    <w:pPr>
      <w:tabs>
        <w:tab w:val="left" w:pos="440"/>
        <w:tab w:val="right" w:leader="dot" w:pos="9350"/>
      </w:tabs>
      <w:jc w:val="left"/>
    </w:pPr>
    <w:rPr>
      <w:rFonts w:eastAsia="Times New Roman"/>
      <w:b/>
      <w:noProof/>
      <w:szCs w:val="24"/>
    </w:rPr>
  </w:style>
  <w:style w:type="paragraph" w:styleId="TOCHeading">
    <w:name w:val="TOC Heading"/>
    <w:basedOn w:val="Heading1"/>
    <w:next w:val="Normal"/>
    <w:uiPriority w:val="99"/>
    <w:qFormat/>
    <w:rsid w:val="00845D61"/>
    <w:pPr>
      <w:keepLines/>
      <w:numPr>
        <w:numId w:val="0"/>
      </w:numPr>
      <w:tabs>
        <w:tab w:val="num" w:pos="882"/>
      </w:tabs>
      <w:spacing w:before="480" w:after="0"/>
      <w:jc w:val="center"/>
    </w:pPr>
    <w:rPr>
      <w:rFonts w:ascii="Myriad Pro" w:hAnsi="Myriad Pro" w:cs="Times New Roman"/>
      <w:bCs/>
      <w:kern w:val="0"/>
      <w:sz w:val="28"/>
      <w:szCs w:val="28"/>
    </w:rPr>
  </w:style>
  <w:style w:type="paragraph" w:customStyle="1" w:styleId="Normal-115pt">
    <w:name w:val="Normal-11.5pt"/>
    <w:basedOn w:val="Normal"/>
    <w:link w:val="Normal-115ptChar"/>
    <w:uiPriority w:val="99"/>
    <w:rsid w:val="002D6533"/>
    <w:pPr>
      <w:ind w:firstLine="360"/>
    </w:pPr>
    <w:rPr>
      <w:szCs w:val="23"/>
    </w:rPr>
  </w:style>
  <w:style w:type="paragraph" w:styleId="TableofFigures">
    <w:name w:val="table of figures"/>
    <w:basedOn w:val="TOC1"/>
    <w:next w:val="Normal"/>
    <w:uiPriority w:val="99"/>
    <w:rsid w:val="00D75D4D"/>
  </w:style>
  <w:style w:type="character" w:customStyle="1" w:styleId="Normal-115ptChar">
    <w:name w:val="Normal-11.5pt Char"/>
    <w:basedOn w:val="DefaultParagraphFont"/>
    <w:link w:val="Normal-115pt"/>
    <w:uiPriority w:val="99"/>
    <w:locked/>
    <w:rsid w:val="002D6533"/>
    <w:rPr>
      <w:rFonts w:ascii="Myriad Pro" w:hAnsi="Myriad Pro" w:cs="Times New Roman"/>
      <w:sz w:val="23"/>
      <w:szCs w:val="23"/>
    </w:rPr>
  </w:style>
  <w:style w:type="paragraph" w:customStyle="1" w:styleId="Default">
    <w:name w:val="Default"/>
    <w:uiPriority w:val="99"/>
    <w:rsid w:val="00144CDD"/>
    <w:pPr>
      <w:autoSpaceDE w:val="0"/>
      <w:autoSpaceDN w:val="0"/>
      <w:adjustRightInd w:val="0"/>
    </w:pPr>
    <w:rPr>
      <w:rFonts w:ascii="Times New Roman" w:hAnsi="Times New Roman"/>
      <w:color w:val="000000"/>
      <w:sz w:val="24"/>
      <w:szCs w:val="24"/>
    </w:rPr>
  </w:style>
  <w:style w:type="paragraph" w:styleId="TOC2">
    <w:name w:val="toc 2"/>
    <w:basedOn w:val="Normal"/>
    <w:next w:val="Normal"/>
    <w:uiPriority w:val="39"/>
    <w:rsid w:val="009126B8"/>
    <w:pPr>
      <w:spacing w:after="100"/>
      <w:ind w:left="230"/>
    </w:pPr>
  </w:style>
  <w:style w:type="paragraph" w:styleId="TOC3">
    <w:name w:val="toc 3"/>
    <w:basedOn w:val="Normal"/>
    <w:next w:val="Normal"/>
    <w:uiPriority w:val="39"/>
    <w:rsid w:val="009126B8"/>
    <w:pPr>
      <w:spacing w:after="100"/>
      <w:ind w:left="460"/>
    </w:pPr>
  </w:style>
  <w:style w:type="paragraph" w:styleId="BodyText">
    <w:name w:val="Body Text"/>
    <w:basedOn w:val="Normal"/>
    <w:link w:val="BodyTextChar"/>
    <w:autoRedefine/>
    <w:uiPriority w:val="99"/>
    <w:rsid w:val="00225C34"/>
    <w:pPr>
      <w:spacing w:line="276" w:lineRule="auto"/>
    </w:pPr>
    <w:rPr>
      <w:rFonts w:ascii="Arial" w:eastAsia="Batang" w:hAnsi="Arial"/>
      <w:szCs w:val="24"/>
      <w:lang w:eastAsia="ko-KR"/>
    </w:rPr>
  </w:style>
  <w:style w:type="character" w:customStyle="1" w:styleId="BodyTextChar">
    <w:name w:val="Body Text Char"/>
    <w:basedOn w:val="DefaultParagraphFont"/>
    <w:link w:val="BodyText"/>
    <w:uiPriority w:val="99"/>
    <w:locked/>
    <w:rsid w:val="00225C34"/>
    <w:rPr>
      <w:rFonts w:ascii="Arial" w:eastAsia="Batang" w:hAnsi="Arial"/>
      <w:sz w:val="23"/>
      <w:szCs w:val="24"/>
      <w:lang w:eastAsia="ko-KR"/>
    </w:rPr>
  </w:style>
  <w:style w:type="character" w:customStyle="1" w:styleId="BodyTextChar1">
    <w:name w:val="Body Text Char1"/>
    <w:uiPriority w:val="99"/>
    <w:locked/>
    <w:rsid w:val="00651D08"/>
    <w:rPr>
      <w:rFonts w:ascii="Arial" w:eastAsia="Batang" w:hAnsi="Arial"/>
      <w:sz w:val="24"/>
      <w:lang w:eastAsia="ko-KR"/>
    </w:rPr>
  </w:style>
  <w:style w:type="paragraph" w:styleId="Title">
    <w:name w:val="Title"/>
    <w:basedOn w:val="Normal"/>
    <w:next w:val="Normal"/>
    <w:link w:val="TitleChar"/>
    <w:uiPriority w:val="99"/>
    <w:qFormat/>
    <w:rsid w:val="000C495A"/>
    <w:pPr>
      <w:pBdr>
        <w:bottom w:val="single" w:sz="8" w:space="4" w:color="4F81BD"/>
      </w:pBdr>
      <w:spacing w:after="300"/>
      <w:ind w:firstLine="576"/>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99"/>
    <w:locked/>
    <w:rsid w:val="000C495A"/>
    <w:rPr>
      <w:rFonts w:ascii="Cambria" w:hAnsi="Cambria" w:cs="Times New Roman"/>
      <w:color w:val="17365D"/>
      <w:spacing w:val="5"/>
      <w:kern w:val="28"/>
      <w:sz w:val="52"/>
      <w:szCs w:val="52"/>
    </w:rPr>
  </w:style>
  <w:style w:type="paragraph" w:styleId="Subtitle">
    <w:name w:val="Subtitle"/>
    <w:basedOn w:val="Normal"/>
    <w:next w:val="Normal"/>
    <w:link w:val="SubtitleChar"/>
    <w:uiPriority w:val="99"/>
    <w:qFormat/>
    <w:rsid w:val="000C495A"/>
    <w:pPr>
      <w:numPr>
        <w:ilvl w:val="1"/>
      </w:numPr>
      <w:ind w:firstLine="576"/>
    </w:pPr>
    <w:rPr>
      <w:rFonts w:ascii="Cambria" w:eastAsia="Times New Roman" w:hAnsi="Cambria"/>
      <w:i/>
      <w:iCs/>
      <w:color w:val="4F81BD"/>
      <w:spacing w:val="15"/>
      <w:sz w:val="24"/>
      <w:szCs w:val="24"/>
    </w:rPr>
  </w:style>
  <w:style w:type="character" w:customStyle="1" w:styleId="SubtitleChar">
    <w:name w:val="Subtitle Char"/>
    <w:basedOn w:val="DefaultParagraphFont"/>
    <w:link w:val="Subtitle"/>
    <w:uiPriority w:val="99"/>
    <w:locked/>
    <w:rsid w:val="000C495A"/>
    <w:rPr>
      <w:rFonts w:ascii="Cambria" w:hAnsi="Cambria" w:cs="Times New Roman"/>
      <w:i/>
      <w:iCs/>
      <w:color w:val="4F81BD"/>
      <w:spacing w:val="15"/>
      <w:sz w:val="24"/>
      <w:szCs w:val="24"/>
    </w:rPr>
  </w:style>
  <w:style w:type="paragraph" w:customStyle="1" w:styleId="Disclaimer">
    <w:name w:val="Disclaimer"/>
    <w:basedOn w:val="BodyText"/>
    <w:uiPriority w:val="99"/>
    <w:rsid w:val="00EC3EDA"/>
    <w:rPr>
      <w:sz w:val="20"/>
    </w:rPr>
  </w:style>
  <w:style w:type="paragraph" w:customStyle="1" w:styleId="Heading1Top">
    <w:name w:val="Heading 1 Top"/>
    <w:basedOn w:val="Heading1"/>
    <w:uiPriority w:val="99"/>
    <w:rsid w:val="00EC3EDA"/>
    <w:pPr>
      <w:numPr>
        <w:numId w:val="0"/>
      </w:numPr>
      <w:tabs>
        <w:tab w:val="num" w:pos="882"/>
      </w:tabs>
      <w:spacing w:before="0" w:after="0" w:line="240" w:lineRule="auto"/>
    </w:pPr>
    <w:rPr>
      <w:rFonts w:ascii="Arial" w:eastAsia="Batang" w:hAnsi="Arial"/>
      <w:bCs/>
      <w:lang w:eastAsia="ko-KR"/>
    </w:rPr>
  </w:style>
  <w:style w:type="character" w:styleId="Strong">
    <w:name w:val="Strong"/>
    <w:basedOn w:val="DefaultParagraphFont"/>
    <w:uiPriority w:val="99"/>
    <w:qFormat/>
    <w:rsid w:val="006237D6"/>
    <w:rPr>
      <w:rFonts w:cs="Times New Roman"/>
      <w:b/>
      <w:bCs/>
    </w:rPr>
  </w:style>
  <w:style w:type="numbering" w:customStyle="1" w:styleId="LTBULLET1">
    <w:name w:val="LT_BULLET1"/>
    <w:rsid w:val="003E08D4"/>
    <w:pPr>
      <w:numPr>
        <w:numId w:val="3"/>
      </w:numPr>
    </w:pPr>
  </w:style>
  <w:style w:type="paragraph" w:customStyle="1" w:styleId="Rationale">
    <w:name w:val="Rationale"/>
    <w:basedOn w:val="Normal"/>
    <w:next w:val="Normal"/>
    <w:uiPriority w:val="99"/>
    <w:rsid w:val="00A0608C"/>
    <w:pPr>
      <w:ind w:left="720" w:right="720"/>
    </w:pPr>
    <w:rPr>
      <w:rFonts w:ascii="Arial" w:eastAsia="Times New Roman" w:hAnsi="Arial" w:cs="Arial"/>
      <w:i/>
      <w:sz w:val="20"/>
      <w:szCs w:val="24"/>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4">
    <w:name w:val="toc 4"/>
    <w:basedOn w:val="Normal"/>
    <w:next w:val="Normal"/>
    <w:autoRedefine/>
    <w:uiPriority w:val="39"/>
    <w:unhideWhenUsed/>
    <w:locked/>
    <w:rsid w:val="004E4363"/>
    <w:pPr>
      <w:spacing w:after="100"/>
      <w:ind w:left="660"/>
    </w:pPr>
  </w:style>
  <w:style w:type="paragraph" w:styleId="TOC5">
    <w:name w:val="toc 5"/>
    <w:basedOn w:val="Normal"/>
    <w:next w:val="Normal"/>
    <w:autoRedefine/>
    <w:uiPriority w:val="39"/>
    <w:unhideWhenUsed/>
    <w:locked/>
    <w:rsid w:val="004E4363"/>
    <w:pPr>
      <w:spacing w:after="100"/>
      <w:ind w:left="880"/>
    </w:pPr>
  </w:style>
  <w:style w:type="paragraph" w:styleId="NormalWeb">
    <w:name w:val="Normal (Web)"/>
    <w:basedOn w:val="Normal"/>
    <w:uiPriority w:val="99"/>
    <w:semiHidden/>
    <w:unhideWhenUsed/>
    <w:rsid w:val="00624A59"/>
    <w:pPr>
      <w:spacing w:before="100" w:beforeAutospacing="1" w:after="100" w:afterAutospacing="1"/>
      <w:jc w:val="left"/>
    </w:pPr>
    <w:rPr>
      <w:rFonts w:ascii="Times New Roman" w:eastAsia="Times New Roman" w:hAnsi="Times New Roman"/>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588089">
      <w:bodyDiv w:val="1"/>
      <w:marLeft w:val="0"/>
      <w:marRight w:val="0"/>
      <w:marTop w:val="0"/>
      <w:marBottom w:val="0"/>
      <w:divBdr>
        <w:top w:val="none" w:sz="0" w:space="0" w:color="auto"/>
        <w:left w:val="none" w:sz="0" w:space="0" w:color="auto"/>
        <w:bottom w:val="none" w:sz="0" w:space="0" w:color="auto"/>
        <w:right w:val="none" w:sz="0" w:space="0" w:color="auto"/>
      </w:divBdr>
      <w:divsChild>
        <w:div w:id="1656183187">
          <w:marLeft w:val="0"/>
          <w:marRight w:val="0"/>
          <w:marTop w:val="0"/>
          <w:marBottom w:val="0"/>
          <w:divBdr>
            <w:top w:val="none" w:sz="0" w:space="0" w:color="auto"/>
            <w:left w:val="none" w:sz="0" w:space="0" w:color="auto"/>
            <w:bottom w:val="none" w:sz="0" w:space="0" w:color="auto"/>
            <w:right w:val="none" w:sz="0" w:space="0" w:color="auto"/>
          </w:divBdr>
          <w:divsChild>
            <w:div w:id="735664477">
              <w:marLeft w:val="0"/>
              <w:marRight w:val="0"/>
              <w:marTop w:val="0"/>
              <w:marBottom w:val="0"/>
              <w:divBdr>
                <w:top w:val="none" w:sz="0" w:space="0" w:color="auto"/>
                <w:left w:val="none" w:sz="0" w:space="0" w:color="auto"/>
                <w:bottom w:val="none" w:sz="0" w:space="0" w:color="auto"/>
                <w:right w:val="none" w:sz="0" w:space="0" w:color="auto"/>
              </w:divBdr>
            </w:div>
          </w:divsChild>
        </w:div>
        <w:div w:id="1867788478">
          <w:marLeft w:val="0"/>
          <w:marRight w:val="0"/>
          <w:marTop w:val="0"/>
          <w:marBottom w:val="0"/>
          <w:divBdr>
            <w:top w:val="none" w:sz="0" w:space="0" w:color="auto"/>
            <w:left w:val="none" w:sz="0" w:space="0" w:color="auto"/>
            <w:bottom w:val="none" w:sz="0" w:space="0" w:color="auto"/>
            <w:right w:val="none" w:sz="0" w:space="0" w:color="auto"/>
          </w:divBdr>
          <w:divsChild>
            <w:div w:id="2105613183">
              <w:marLeft w:val="0"/>
              <w:marRight w:val="0"/>
              <w:marTop w:val="0"/>
              <w:marBottom w:val="0"/>
              <w:divBdr>
                <w:top w:val="none" w:sz="0" w:space="0" w:color="auto"/>
                <w:left w:val="none" w:sz="0" w:space="0" w:color="auto"/>
                <w:bottom w:val="none" w:sz="0" w:space="0" w:color="auto"/>
                <w:right w:val="none" w:sz="0" w:space="0" w:color="auto"/>
              </w:divBdr>
            </w:div>
          </w:divsChild>
        </w:div>
        <w:div w:id="1396900421">
          <w:marLeft w:val="0"/>
          <w:marRight w:val="0"/>
          <w:marTop w:val="0"/>
          <w:marBottom w:val="0"/>
          <w:divBdr>
            <w:top w:val="none" w:sz="0" w:space="0" w:color="auto"/>
            <w:left w:val="none" w:sz="0" w:space="0" w:color="auto"/>
            <w:bottom w:val="none" w:sz="0" w:space="0" w:color="auto"/>
            <w:right w:val="none" w:sz="0" w:space="0" w:color="auto"/>
          </w:divBdr>
          <w:divsChild>
            <w:div w:id="1928728959">
              <w:marLeft w:val="0"/>
              <w:marRight w:val="0"/>
              <w:marTop w:val="0"/>
              <w:marBottom w:val="0"/>
              <w:divBdr>
                <w:top w:val="none" w:sz="0" w:space="0" w:color="auto"/>
                <w:left w:val="none" w:sz="0" w:space="0" w:color="auto"/>
                <w:bottom w:val="none" w:sz="0" w:space="0" w:color="auto"/>
                <w:right w:val="none" w:sz="0" w:space="0" w:color="auto"/>
              </w:divBdr>
            </w:div>
          </w:divsChild>
        </w:div>
        <w:div w:id="1974483426">
          <w:marLeft w:val="0"/>
          <w:marRight w:val="0"/>
          <w:marTop w:val="0"/>
          <w:marBottom w:val="0"/>
          <w:divBdr>
            <w:top w:val="none" w:sz="0" w:space="0" w:color="auto"/>
            <w:left w:val="none" w:sz="0" w:space="0" w:color="auto"/>
            <w:bottom w:val="none" w:sz="0" w:space="0" w:color="auto"/>
            <w:right w:val="none" w:sz="0" w:space="0" w:color="auto"/>
          </w:divBdr>
          <w:divsChild>
            <w:div w:id="309360368">
              <w:marLeft w:val="0"/>
              <w:marRight w:val="0"/>
              <w:marTop w:val="0"/>
              <w:marBottom w:val="0"/>
              <w:divBdr>
                <w:top w:val="none" w:sz="0" w:space="0" w:color="auto"/>
                <w:left w:val="none" w:sz="0" w:space="0" w:color="auto"/>
                <w:bottom w:val="none" w:sz="0" w:space="0" w:color="auto"/>
                <w:right w:val="none" w:sz="0" w:space="0" w:color="auto"/>
              </w:divBdr>
            </w:div>
          </w:divsChild>
        </w:div>
        <w:div w:id="158430310">
          <w:marLeft w:val="0"/>
          <w:marRight w:val="0"/>
          <w:marTop w:val="0"/>
          <w:marBottom w:val="0"/>
          <w:divBdr>
            <w:top w:val="none" w:sz="0" w:space="0" w:color="auto"/>
            <w:left w:val="none" w:sz="0" w:space="0" w:color="auto"/>
            <w:bottom w:val="none" w:sz="0" w:space="0" w:color="auto"/>
            <w:right w:val="none" w:sz="0" w:space="0" w:color="auto"/>
          </w:divBdr>
          <w:divsChild>
            <w:div w:id="574979107">
              <w:marLeft w:val="0"/>
              <w:marRight w:val="0"/>
              <w:marTop w:val="0"/>
              <w:marBottom w:val="0"/>
              <w:divBdr>
                <w:top w:val="none" w:sz="0" w:space="0" w:color="auto"/>
                <w:left w:val="none" w:sz="0" w:space="0" w:color="auto"/>
                <w:bottom w:val="none" w:sz="0" w:space="0" w:color="auto"/>
                <w:right w:val="none" w:sz="0" w:space="0" w:color="auto"/>
              </w:divBdr>
            </w:div>
          </w:divsChild>
        </w:div>
        <w:div w:id="344477825">
          <w:marLeft w:val="0"/>
          <w:marRight w:val="0"/>
          <w:marTop w:val="0"/>
          <w:marBottom w:val="0"/>
          <w:divBdr>
            <w:top w:val="none" w:sz="0" w:space="0" w:color="auto"/>
            <w:left w:val="none" w:sz="0" w:space="0" w:color="auto"/>
            <w:bottom w:val="none" w:sz="0" w:space="0" w:color="auto"/>
            <w:right w:val="none" w:sz="0" w:space="0" w:color="auto"/>
          </w:divBdr>
          <w:divsChild>
            <w:div w:id="245310006">
              <w:marLeft w:val="0"/>
              <w:marRight w:val="0"/>
              <w:marTop w:val="0"/>
              <w:marBottom w:val="0"/>
              <w:divBdr>
                <w:top w:val="none" w:sz="0" w:space="0" w:color="auto"/>
                <w:left w:val="none" w:sz="0" w:space="0" w:color="auto"/>
                <w:bottom w:val="none" w:sz="0" w:space="0" w:color="auto"/>
                <w:right w:val="none" w:sz="0" w:space="0" w:color="auto"/>
              </w:divBdr>
            </w:div>
          </w:divsChild>
        </w:div>
        <w:div w:id="801656512">
          <w:marLeft w:val="0"/>
          <w:marRight w:val="0"/>
          <w:marTop w:val="0"/>
          <w:marBottom w:val="0"/>
          <w:divBdr>
            <w:top w:val="none" w:sz="0" w:space="0" w:color="auto"/>
            <w:left w:val="none" w:sz="0" w:space="0" w:color="auto"/>
            <w:bottom w:val="none" w:sz="0" w:space="0" w:color="auto"/>
            <w:right w:val="none" w:sz="0" w:space="0" w:color="auto"/>
          </w:divBdr>
          <w:divsChild>
            <w:div w:id="54746106">
              <w:marLeft w:val="0"/>
              <w:marRight w:val="0"/>
              <w:marTop w:val="0"/>
              <w:marBottom w:val="0"/>
              <w:divBdr>
                <w:top w:val="none" w:sz="0" w:space="0" w:color="auto"/>
                <w:left w:val="none" w:sz="0" w:space="0" w:color="auto"/>
                <w:bottom w:val="none" w:sz="0" w:space="0" w:color="auto"/>
                <w:right w:val="none" w:sz="0" w:space="0" w:color="auto"/>
              </w:divBdr>
            </w:div>
          </w:divsChild>
        </w:div>
        <w:div w:id="1566186524">
          <w:marLeft w:val="0"/>
          <w:marRight w:val="0"/>
          <w:marTop w:val="0"/>
          <w:marBottom w:val="0"/>
          <w:divBdr>
            <w:top w:val="none" w:sz="0" w:space="0" w:color="auto"/>
            <w:left w:val="none" w:sz="0" w:space="0" w:color="auto"/>
            <w:bottom w:val="none" w:sz="0" w:space="0" w:color="auto"/>
            <w:right w:val="none" w:sz="0" w:space="0" w:color="auto"/>
          </w:divBdr>
          <w:divsChild>
            <w:div w:id="856382059">
              <w:marLeft w:val="0"/>
              <w:marRight w:val="0"/>
              <w:marTop w:val="0"/>
              <w:marBottom w:val="0"/>
              <w:divBdr>
                <w:top w:val="none" w:sz="0" w:space="0" w:color="auto"/>
                <w:left w:val="none" w:sz="0" w:space="0" w:color="auto"/>
                <w:bottom w:val="none" w:sz="0" w:space="0" w:color="auto"/>
                <w:right w:val="none" w:sz="0" w:space="0" w:color="auto"/>
              </w:divBdr>
            </w:div>
          </w:divsChild>
        </w:div>
        <w:div w:id="1167791425">
          <w:marLeft w:val="0"/>
          <w:marRight w:val="0"/>
          <w:marTop w:val="0"/>
          <w:marBottom w:val="0"/>
          <w:divBdr>
            <w:top w:val="none" w:sz="0" w:space="0" w:color="auto"/>
            <w:left w:val="none" w:sz="0" w:space="0" w:color="auto"/>
            <w:bottom w:val="none" w:sz="0" w:space="0" w:color="auto"/>
            <w:right w:val="none" w:sz="0" w:space="0" w:color="auto"/>
          </w:divBdr>
          <w:divsChild>
            <w:div w:id="1936550254">
              <w:marLeft w:val="0"/>
              <w:marRight w:val="0"/>
              <w:marTop w:val="0"/>
              <w:marBottom w:val="0"/>
              <w:divBdr>
                <w:top w:val="none" w:sz="0" w:space="0" w:color="auto"/>
                <w:left w:val="none" w:sz="0" w:space="0" w:color="auto"/>
                <w:bottom w:val="none" w:sz="0" w:space="0" w:color="auto"/>
                <w:right w:val="none" w:sz="0" w:space="0" w:color="auto"/>
              </w:divBdr>
            </w:div>
          </w:divsChild>
        </w:div>
        <w:div w:id="1807314536">
          <w:marLeft w:val="0"/>
          <w:marRight w:val="0"/>
          <w:marTop w:val="0"/>
          <w:marBottom w:val="0"/>
          <w:divBdr>
            <w:top w:val="none" w:sz="0" w:space="0" w:color="auto"/>
            <w:left w:val="none" w:sz="0" w:space="0" w:color="auto"/>
            <w:bottom w:val="none" w:sz="0" w:space="0" w:color="auto"/>
            <w:right w:val="none" w:sz="0" w:space="0" w:color="auto"/>
          </w:divBdr>
          <w:divsChild>
            <w:div w:id="1692686131">
              <w:marLeft w:val="0"/>
              <w:marRight w:val="0"/>
              <w:marTop w:val="0"/>
              <w:marBottom w:val="0"/>
              <w:divBdr>
                <w:top w:val="none" w:sz="0" w:space="0" w:color="auto"/>
                <w:left w:val="none" w:sz="0" w:space="0" w:color="auto"/>
                <w:bottom w:val="none" w:sz="0" w:space="0" w:color="auto"/>
                <w:right w:val="none" w:sz="0" w:space="0" w:color="auto"/>
              </w:divBdr>
            </w:div>
          </w:divsChild>
        </w:div>
        <w:div w:id="1631205918">
          <w:marLeft w:val="0"/>
          <w:marRight w:val="0"/>
          <w:marTop w:val="0"/>
          <w:marBottom w:val="0"/>
          <w:divBdr>
            <w:top w:val="none" w:sz="0" w:space="0" w:color="auto"/>
            <w:left w:val="none" w:sz="0" w:space="0" w:color="auto"/>
            <w:bottom w:val="none" w:sz="0" w:space="0" w:color="auto"/>
            <w:right w:val="none" w:sz="0" w:space="0" w:color="auto"/>
          </w:divBdr>
          <w:divsChild>
            <w:div w:id="688989155">
              <w:marLeft w:val="0"/>
              <w:marRight w:val="0"/>
              <w:marTop w:val="0"/>
              <w:marBottom w:val="0"/>
              <w:divBdr>
                <w:top w:val="none" w:sz="0" w:space="0" w:color="auto"/>
                <w:left w:val="none" w:sz="0" w:space="0" w:color="auto"/>
                <w:bottom w:val="none" w:sz="0" w:space="0" w:color="auto"/>
                <w:right w:val="none" w:sz="0" w:space="0" w:color="auto"/>
              </w:divBdr>
            </w:div>
          </w:divsChild>
        </w:div>
        <w:div w:id="1580478597">
          <w:marLeft w:val="0"/>
          <w:marRight w:val="0"/>
          <w:marTop w:val="0"/>
          <w:marBottom w:val="0"/>
          <w:divBdr>
            <w:top w:val="none" w:sz="0" w:space="0" w:color="auto"/>
            <w:left w:val="none" w:sz="0" w:space="0" w:color="auto"/>
            <w:bottom w:val="none" w:sz="0" w:space="0" w:color="auto"/>
            <w:right w:val="none" w:sz="0" w:space="0" w:color="auto"/>
          </w:divBdr>
          <w:divsChild>
            <w:div w:id="643585820">
              <w:marLeft w:val="0"/>
              <w:marRight w:val="0"/>
              <w:marTop w:val="0"/>
              <w:marBottom w:val="0"/>
              <w:divBdr>
                <w:top w:val="none" w:sz="0" w:space="0" w:color="auto"/>
                <w:left w:val="none" w:sz="0" w:space="0" w:color="auto"/>
                <w:bottom w:val="none" w:sz="0" w:space="0" w:color="auto"/>
                <w:right w:val="none" w:sz="0" w:space="0" w:color="auto"/>
              </w:divBdr>
            </w:div>
          </w:divsChild>
        </w:div>
        <w:div w:id="277294113">
          <w:marLeft w:val="0"/>
          <w:marRight w:val="0"/>
          <w:marTop w:val="0"/>
          <w:marBottom w:val="0"/>
          <w:divBdr>
            <w:top w:val="none" w:sz="0" w:space="0" w:color="auto"/>
            <w:left w:val="none" w:sz="0" w:space="0" w:color="auto"/>
            <w:bottom w:val="none" w:sz="0" w:space="0" w:color="auto"/>
            <w:right w:val="none" w:sz="0" w:space="0" w:color="auto"/>
          </w:divBdr>
          <w:divsChild>
            <w:div w:id="1888223479">
              <w:marLeft w:val="0"/>
              <w:marRight w:val="0"/>
              <w:marTop w:val="0"/>
              <w:marBottom w:val="0"/>
              <w:divBdr>
                <w:top w:val="none" w:sz="0" w:space="0" w:color="auto"/>
                <w:left w:val="none" w:sz="0" w:space="0" w:color="auto"/>
                <w:bottom w:val="none" w:sz="0" w:space="0" w:color="auto"/>
                <w:right w:val="none" w:sz="0" w:space="0" w:color="auto"/>
              </w:divBdr>
            </w:div>
          </w:divsChild>
        </w:div>
        <w:div w:id="1319767569">
          <w:marLeft w:val="0"/>
          <w:marRight w:val="0"/>
          <w:marTop w:val="0"/>
          <w:marBottom w:val="0"/>
          <w:divBdr>
            <w:top w:val="none" w:sz="0" w:space="0" w:color="auto"/>
            <w:left w:val="none" w:sz="0" w:space="0" w:color="auto"/>
            <w:bottom w:val="none" w:sz="0" w:space="0" w:color="auto"/>
            <w:right w:val="none" w:sz="0" w:space="0" w:color="auto"/>
          </w:divBdr>
          <w:divsChild>
            <w:div w:id="1976179312">
              <w:marLeft w:val="0"/>
              <w:marRight w:val="0"/>
              <w:marTop w:val="0"/>
              <w:marBottom w:val="0"/>
              <w:divBdr>
                <w:top w:val="none" w:sz="0" w:space="0" w:color="auto"/>
                <w:left w:val="none" w:sz="0" w:space="0" w:color="auto"/>
                <w:bottom w:val="none" w:sz="0" w:space="0" w:color="auto"/>
                <w:right w:val="none" w:sz="0" w:space="0" w:color="auto"/>
              </w:divBdr>
            </w:div>
          </w:divsChild>
        </w:div>
        <w:div w:id="806896585">
          <w:marLeft w:val="0"/>
          <w:marRight w:val="0"/>
          <w:marTop w:val="0"/>
          <w:marBottom w:val="0"/>
          <w:divBdr>
            <w:top w:val="none" w:sz="0" w:space="0" w:color="auto"/>
            <w:left w:val="none" w:sz="0" w:space="0" w:color="auto"/>
            <w:bottom w:val="none" w:sz="0" w:space="0" w:color="auto"/>
            <w:right w:val="none" w:sz="0" w:space="0" w:color="auto"/>
          </w:divBdr>
          <w:divsChild>
            <w:div w:id="740253630">
              <w:marLeft w:val="0"/>
              <w:marRight w:val="0"/>
              <w:marTop w:val="0"/>
              <w:marBottom w:val="0"/>
              <w:divBdr>
                <w:top w:val="none" w:sz="0" w:space="0" w:color="auto"/>
                <w:left w:val="none" w:sz="0" w:space="0" w:color="auto"/>
                <w:bottom w:val="none" w:sz="0" w:space="0" w:color="auto"/>
                <w:right w:val="none" w:sz="0" w:space="0" w:color="auto"/>
              </w:divBdr>
            </w:div>
          </w:divsChild>
        </w:div>
        <w:div w:id="1326206397">
          <w:marLeft w:val="0"/>
          <w:marRight w:val="0"/>
          <w:marTop w:val="0"/>
          <w:marBottom w:val="0"/>
          <w:divBdr>
            <w:top w:val="none" w:sz="0" w:space="0" w:color="auto"/>
            <w:left w:val="none" w:sz="0" w:space="0" w:color="auto"/>
            <w:bottom w:val="none" w:sz="0" w:space="0" w:color="auto"/>
            <w:right w:val="none" w:sz="0" w:space="0" w:color="auto"/>
          </w:divBdr>
          <w:divsChild>
            <w:div w:id="558246070">
              <w:marLeft w:val="0"/>
              <w:marRight w:val="0"/>
              <w:marTop w:val="0"/>
              <w:marBottom w:val="0"/>
              <w:divBdr>
                <w:top w:val="none" w:sz="0" w:space="0" w:color="auto"/>
                <w:left w:val="none" w:sz="0" w:space="0" w:color="auto"/>
                <w:bottom w:val="none" w:sz="0" w:space="0" w:color="auto"/>
                <w:right w:val="none" w:sz="0" w:space="0" w:color="auto"/>
              </w:divBdr>
            </w:div>
          </w:divsChild>
        </w:div>
        <w:div w:id="1837107600">
          <w:marLeft w:val="0"/>
          <w:marRight w:val="0"/>
          <w:marTop w:val="0"/>
          <w:marBottom w:val="0"/>
          <w:divBdr>
            <w:top w:val="none" w:sz="0" w:space="0" w:color="auto"/>
            <w:left w:val="none" w:sz="0" w:space="0" w:color="auto"/>
            <w:bottom w:val="none" w:sz="0" w:space="0" w:color="auto"/>
            <w:right w:val="none" w:sz="0" w:space="0" w:color="auto"/>
          </w:divBdr>
          <w:divsChild>
            <w:div w:id="1584333150">
              <w:marLeft w:val="0"/>
              <w:marRight w:val="0"/>
              <w:marTop w:val="0"/>
              <w:marBottom w:val="0"/>
              <w:divBdr>
                <w:top w:val="none" w:sz="0" w:space="0" w:color="auto"/>
                <w:left w:val="none" w:sz="0" w:space="0" w:color="auto"/>
                <w:bottom w:val="none" w:sz="0" w:space="0" w:color="auto"/>
                <w:right w:val="none" w:sz="0" w:space="0" w:color="auto"/>
              </w:divBdr>
            </w:div>
          </w:divsChild>
        </w:div>
        <w:div w:id="1049449914">
          <w:marLeft w:val="0"/>
          <w:marRight w:val="0"/>
          <w:marTop w:val="0"/>
          <w:marBottom w:val="0"/>
          <w:divBdr>
            <w:top w:val="none" w:sz="0" w:space="0" w:color="auto"/>
            <w:left w:val="none" w:sz="0" w:space="0" w:color="auto"/>
            <w:bottom w:val="none" w:sz="0" w:space="0" w:color="auto"/>
            <w:right w:val="none" w:sz="0" w:space="0" w:color="auto"/>
          </w:divBdr>
          <w:divsChild>
            <w:div w:id="157543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3825">
      <w:bodyDiv w:val="1"/>
      <w:marLeft w:val="0"/>
      <w:marRight w:val="0"/>
      <w:marTop w:val="0"/>
      <w:marBottom w:val="0"/>
      <w:divBdr>
        <w:top w:val="none" w:sz="0" w:space="0" w:color="auto"/>
        <w:left w:val="none" w:sz="0" w:space="0" w:color="auto"/>
        <w:bottom w:val="none" w:sz="0" w:space="0" w:color="auto"/>
        <w:right w:val="none" w:sz="0" w:space="0" w:color="auto"/>
      </w:divBdr>
      <w:divsChild>
        <w:div w:id="229536205">
          <w:marLeft w:val="0"/>
          <w:marRight w:val="0"/>
          <w:marTop w:val="0"/>
          <w:marBottom w:val="0"/>
          <w:divBdr>
            <w:top w:val="none" w:sz="0" w:space="0" w:color="auto"/>
            <w:left w:val="none" w:sz="0" w:space="0" w:color="auto"/>
            <w:bottom w:val="none" w:sz="0" w:space="0" w:color="auto"/>
            <w:right w:val="none" w:sz="0" w:space="0" w:color="auto"/>
          </w:divBdr>
          <w:divsChild>
            <w:div w:id="1483352214">
              <w:marLeft w:val="0"/>
              <w:marRight w:val="0"/>
              <w:marTop w:val="0"/>
              <w:marBottom w:val="0"/>
              <w:divBdr>
                <w:top w:val="none" w:sz="0" w:space="0" w:color="auto"/>
                <w:left w:val="none" w:sz="0" w:space="0" w:color="auto"/>
                <w:bottom w:val="none" w:sz="0" w:space="0" w:color="auto"/>
                <w:right w:val="none" w:sz="0" w:space="0" w:color="auto"/>
              </w:divBdr>
            </w:div>
          </w:divsChild>
        </w:div>
        <w:div w:id="1230457740">
          <w:marLeft w:val="0"/>
          <w:marRight w:val="0"/>
          <w:marTop w:val="0"/>
          <w:marBottom w:val="0"/>
          <w:divBdr>
            <w:top w:val="none" w:sz="0" w:space="0" w:color="auto"/>
            <w:left w:val="none" w:sz="0" w:space="0" w:color="auto"/>
            <w:bottom w:val="none" w:sz="0" w:space="0" w:color="auto"/>
            <w:right w:val="none" w:sz="0" w:space="0" w:color="auto"/>
          </w:divBdr>
          <w:divsChild>
            <w:div w:id="1719546001">
              <w:marLeft w:val="0"/>
              <w:marRight w:val="0"/>
              <w:marTop w:val="0"/>
              <w:marBottom w:val="0"/>
              <w:divBdr>
                <w:top w:val="none" w:sz="0" w:space="0" w:color="auto"/>
                <w:left w:val="none" w:sz="0" w:space="0" w:color="auto"/>
                <w:bottom w:val="none" w:sz="0" w:space="0" w:color="auto"/>
                <w:right w:val="none" w:sz="0" w:space="0" w:color="auto"/>
              </w:divBdr>
            </w:div>
          </w:divsChild>
        </w:div>
        <w:div w:id="341050676">
          <w:marLeft w:val="0"/>
          <w:marRight w:val="0"/>
          <w:marTop w:val="0"/>
          <w:marBottom w:val="0"/>
          <w:divBdr>
            <w:top w:val="none" w:sz="0" w:space="0" w:color="auto"/>
            <w:left w:val="none" w:sz="0" w:space="0" w:color="auto"/>
            <w:bottom w:val="none" w:sz="0" w:space="0" w:color="auto"/>
            <w:right w:val="none" w:sz="0" w:space="0" w:color="auto"/>
          </w:divBdr>
          <w:divsChild>
            <w:div w:id="1532261354">
              <w:marLeft w:val="0"/>
              <w:marRight w:val="0"/>
              <w:marTop w:val="0"/>
              <w:marBottom w:val="0"/>
              <w:divBdr>
                <w:top w:val="none" w:sz="0" w:space="0" w:color="auto"/>
                <w:left w:val="none" w:sz="0" w:space="0" w:color="auto"/>
                <w:bottom w:val="none" w:sz="0" w:space="0" w:color="auto"/>
                <w:right w:val="none" w:sz="0" w:space="0" w:color="auto"/>
              </w:divBdr>
            </w:div>
          </w:divsChild>
        </w:div>
        <w:div w:id="1031346292">
          <w:marLeft w:val="0"/>
          <w:marRight w:val="0"/>
          <w:marTop w:val="0"/>
          <w:marBottom w:val="0"/>
          <w:divBdr>
            <w:top w:val="none" w:sz="0" w:space="0" w:color="auto"/>
            <w:left w:val="none" w:sz="0" w:space="0" w:color="auto"/>
            <w:bottom w:val="none" w:sz="0" w:space="0" w:color="auto"/>
            <w:right w:val="none" w:sz="0" w:space="0" w:color="auto"/>
          </w:divBdr>
          <w:divsChild>
            <w:div w:id="749813873">
              <w:marLeft w:val="0"/>
              <w:marRight w:val="0"/>
              <w:marTop w:val="0"/>
              <w:marBottom w:val="0"/>
              <w:divBdr>
                <w:top w:val="none" w:sz="0" w:space="0" w:color="auto"/>
                <w:left w:val="none" w:sz="0" w:space="0" w:color="auto"/>
                <w:bottom w:val="none" w:sz="0" w:space="0" w:color="auto"/>
                <w:right w:val="none" w:sz="0" w:space="0" w:color="auto"/>
              </w:divBdr>
            </w:div>
          </w:divsChild>
        </w:div>
        <w:div w:id="156189494">
          <w:marLeft w:val="0"/>
          <w:marRight w:val="0"/>
          <w:marTop w:val="0"/>
          <w:marBottom w:val="0"/>
          <w:divBdr>
            <w:top w:val="none" w:sz="0" w:space="0" w:color="auto"/>
            <w:left w:val="none" w:sz="0" w:space="0" w:color="auto"/>
            <w:bottom w:val="none" w:sz="0" w:space="0" w:color="auto"/>
            <w:right w:val="none" w:sz="0" w:space="0" w:color="auto"/>
          </w:divBdr>
          <w:divsChild>
            <w:div w:id="803040487">
              <w:marLeft w:val="0"/>
              <w:marRight w:val="0"/>
              <w:marTop w:val="0"/>
              <w:marBottom w:val="0"/>
              <w:divBdr>
                <w:top w:val="none" w:sz="0" w:space="0" w:color="auto"/>
                <w:left w:val="none" w:sz="0" w:space="0" w:color="auto"/>
                <w:bottom w:val="none" w:sz="0" w:space="0" w:color="auto"/>
                <w:right w:val="none" w:sz="0" w:space="0" w:color="auto"/>
              </w:divBdr>
            </w:div>
          </w:divsChild>
        </w:div>
        <w:div w:id="1462385886">
          <w:marLeft w:val="0"/>
          <w:marRight w:val="0"/>
          <w:marTop w:val="0"/>
          <w:marBottom w:val="0"/>
          <w:divBdr>
            <w:top w:val="none" w:sz="0" w:space="0" w:color="auto"/>
            <w:left w:val="none" w:sz="0" w:space="0" w:color="auto"/>
            <w:bottom w:val="none" w:sz="0" w:space="0" w:color="auto"/>
            <w:right w:val="none" w:sz="0" w:space="0" w:color="auto"/>
          </w:divBdr>
          <w:divsChild>
            <w:div w:id="2097047445">
              <w:marLeft w:val="0"/>
              <w:marRight w:val="0"/>
              <w:marTop w:val="0"/>
              <w:marBottom w:val="0"/>
              <w:divBdr>
                <w:top w:val="none" w:sz="0" w:space="0" w:color="auto"/>
                <w:left w:val="none" w:sz="0" w:space="0" w:color="auto"/>
                <w:bottom w:val="none" w:sz="0" w:space="0" w:color="auto"/>
                <w:right w:val="none" w:sz="0" w:space="0" w:color="auto"/>
              </w:divBdr>
            </w:div>
          </w:divsChild>
        </w:div>
        <w:div w:id="263732600">
          <w:marLeft w:val="0"/>
          <w:marRight w:val="0"/>
          <w:marTop w:val="0"/>
          <w:marBottom w:val="0"/>
          <w:divBdr>
            <w:top w:val="none" w:sz="0" w:space="0" w:color="auto"/>
            <w:left w:val="none" w:sz="0" w:space="0" w:color="auto"/>
            <w:bottom w:val="none" w:sz="0" w:space="0" w:color="auto"/>
            <w:right w:val="none" w:sz="0" w:space="0" w:color="auto"/>
          </w:divBdr>
          <w:divsChild>
            <w:div w:id="508953717">
              <w:marLeft w:val="0"/>
              <w:marRight w:val="0"/>
              <w:marTop w:val="0"/>
              <w:marBottom w:val="0"/>
              <w:divBdr>
                <w:top w:val="none" w:sz="0" w:space="0" w:color="auto"/>
                <w:left w:val="none" w:sz="0" w:space="0" w:color="auto"/>
                <w:bottom w:val="none" w:sz="0" w:space="0" w:color="auto"/>
                <w:right w:val="none" w:sz="0" w:space="0" w:color="auto"/>
              </w:divBdr>
            </w:div>
          </w:divsChild>
        </w:div>
        <w:div w:id="290794144">
          <w:marLeft w:val="0"/>
          <w:marRight w:val="0"/>
          <w:marTop w:val="0"/>
          <w:marBottom w:val="0"/>
          <w:divBdr>
            <w:top w:val="none" w:sz="0" w:space="0" w:color="auto"/>
            <w:left w:val="none" w:sz="0" w:space="0" w:color="auto"/>
            <w:bottom w:val="none" w:sz="0" w:space="0" w:color="auto"/>
            <w:right w:val="none" w:sz="0" w:space="0" w:color="auto"/>
          </w:divBdr>
          <w:divsChild>
            <w:div w:id="1340474115">
              <w:marLeft w:val="0"/>
              <w:marRight w:val="0"/>
              <w:marTop w:val="0"/>
              <w:marBottom w:val="0"/>
              <w:divBdr>
                <w:top w:val="none" w:sz="0" w:space="0" w:color="auto"/>
                <w:left w:val="none" w:sz="0" w:space="0" w:color="auto"/>
                <w:bottom w:val="none" w:sz="0" w:space="0" w:color="auto"/>
                <w:right w:val="none" w:sz="0" w:space="0" w:color="auto"/>
              </w:divBdr>
            </w:div>
          </w:divsChild>
        </w:div>
        <w:div w:id="217716434">
          <w:marLeft w:val="0"/>
          <w:marRight w:val="0"/>
          <w:marTop w:val="0"/>
          <w:marBottom w:val="0"/>
          <w:divBdr>
            <w:top w:val="none" w:sz="0" w:space="0" w:color="auto"/>
            <w:left w:val="none" w:sz="0" w:space="0" w:color="auto"/>
            <w:bottom w:val="none" w:sz="0" w:space="0" w:color="auto"/>
            <w:right w:val="none" w:sz="0" w:space="0" w:color="auto"/>
          </w:divBdr>
          <w:divsChild>
            <w:div w:id="1262494109">
              <w:marLeft w:val="0"/>
              <w:marRight w:val="0"/>
              <w:marTop w:val="0"/>
              <w:marBottom w:val="0"/>
              <w:divBdr>
                <w:top w:val="none" w:sz="0" w:space="0" w:color="auto"/>
                <w:left w:val="none" w:sz="0" w:space="0" w:color="auto"/>
                <w:bottom w:val="none" w:sz="0" w:space="0" w:color="auto"/>
                <w:right w:val="none" w:sz="0" w:space="0" w:color="auto"/>
              </w:divBdr>
            </w:div>
          </w:divsChild>
        </w:div>
        <w:div w:id="395280042">
          <w:marLeft w:val="0"/>
          <w:marRight w:val="0"/>
          <w:marTop w:val="0"/>
          <w:marBottom w:val="0"/>
          <w:divBdr>
            <w:top w:val="none" w:sz="0" w:space="0" w:color="auto"/>
            <w:left w:val="none" w:sz="0" w:space="0" w:color="auto"/>
            <w:bottom w:val="none" w:sz="0" w:space="0" w:color="auto"/>
            <w:right w:val="none" w:sz="0" w:space="0" w:color="auto"/>
          </w:divBdr>
          <w:divsChild>
            <w:div w:id="200676360">
              <w:marLeft w:val="0"/>
              <w:marRight w:val="0"/>
              <w:marTop w:val="0"/>
              <w:marBottom w:val="0"/>
              <w:divBdr>
                <w:top w:val="none" w:sz="0" w:space="0" w:color="auto"/>
                <w:left w:val="none" w:sz="0" w:space="0" w:color="auto"/>
                <w:bottom w:val="none" w:sz="0" w:space="0" w:color="auto"/>
                <w:right w:val="none" w:sz="0" w:space="0" w:color="auto"/>
              </w:divBdr>
            </w:div>
          </w:divsChild>
        </w:div>
        <w:div w:id="1780682054">
          <w:marLeft w:val="0"/>
          <w:marRight w:val="0"/>
          <w:marTop w:val="0"/>
          <w:marBottom w:val="0"/>
          <w:divBdr>
            <w:top w:val="none" w:sz="0" w:space="0" w:color="auto"/>
            <w:left w:val="none" w:sz="0" w:space="0" w:color="auto"/>
            <w:bottom w:val="none" w:sz="0" w:space="0" w:color="auto"/>
            <w:right w:val="none" w:sz="0" w:space="0" w:color="auto"/>
          </w:divBdr>
          <w:divsChild>
            <w:div w:id="1659192271">
              <w:marLeft w:val="0"/>
              <w:marRight w:val="0"/>
              <w:marTop w:val="0"/>
              <w:marBottom w:val="0"/>
              <w:divBdr>
                <w:top w:val="none" w:sz="0" w:space="0" w:color="auto"/>
                <w:left w:val="none" w:sz="0" w:space="0" w:color="auto"/>
                <w:bottom w:val="none" w:sz="0" w:space="0" w:color="auto"/>
                <w:right w:val="none" w:sz="0" w:space="0" w:color="auto"/>
              </w:divBdr>
            </w:div>
          </w:divsChild>
        </w:div>
        <w:div w:id="1141658645">
          <w:marLeft w:val="0"/>
          <w:marRight w:val="0"/>
          <w:marTop w:val="0"/>
          <w:marBottom w:val="0"/>
          <w:divBdr>
            <w:top w:val="none" w:sz="0" w:space="0" w:color="auto"/>
            <w:left w:val="none" w:sz="0" w:space="0" w:color="auto"/>
            <w:bottom w:val="none" w:sz="0" w:space="0" w:color="auto"/>
            <w:right w:val="none" w:sz="0" w:space="0" w:color="auto"/>
          </w:divBdr>
          <w:divsChild>
            <w:div w:id="1158961066">
              <w:marLeft w:val="0"/>
              <w:marRight w:val="0"/>
              <w:marTop w:val="0"/>
              <w:marBottom w:val="0"/>
              <w:divBdr>
                <w:top w:val="none" w:sz="0" w:space="0" w:color="auto"/>
                <w:left w:val="none" w:sz="0" w:space="0" w:color="auto"/>
                <w:bottom w:val="none" w:sz="0" w:space="0" w:color="auto"/>
                <w:right w:val="none" w:sz="0" w:space="0" w:color="auto"/>
              </w:divBdr>
            </w:div>
          </w:divsChild>
        </w:div>
        <w:div w:id="1408578119">
          <w:marLeft w:val="0"/>
          <w:marRight w:val="0"/>
          <w:marTop w:val="0"/>
          <w:marBottom w:val="0"/>
          <w:divBdr>
            <w:top w:val="none" w:sz="0" w:space="0" w:color="auto"/>
            <w:left w:val="none" w:sz="0" w:space="0" w:color="auto"/>
            <w:bottom w:val="none" w:sz="0" w:space="0" w:color="auto"/>
            <w:right w:val="none" w:sz="0" w:space="0" w:color="auto"/>
          </w:divBdr>
          <w:divsChild>
            <w:div w:id="1349406971">
              <w:marLeft w:val="0"/>
              <w:marRight w:val="0"/>
              <w:marTop w:val="0"/>
              <w:marBottom w:val="0"/>
              <w:divBdr>
                <w:top w:val="none" w:sz="0" w:space="0" w:color="auto"/>
                <w:left w:val="none" w:sz="0" w:space="0" w:color="auto"/>
                <w:bottom w:val="none" w:sz="0" w:space="0" w:color="auto"/>
                <w:right w:val="none" w:sz="0" w:space="0" w:color="auto"/>
              </w:divBdr>
            </w:div>
          </w:divsChild>
        </w:div>
        <w:div w:id="1272513796">
          <w:marLeft w:val="0"/>
          <w:marRight w:val="0"/>
          <w:marTop w:val="0"/>
          <w:marBottom w:val="0"/>
          <w:divBdr>
            <w:top w:val="none" w:sz="0" w:space="0" w:color="auto"/>
            <w:left w:val="none" w:sz="0" w:space="0" w:color="auto"/>
            <w:bottom w:val="none" w:sz="0" w:space="0" w:color="auto"/>
            <w:right w:val="none" w:sz="0" w:space="0" w:color="auto"/>
          </w:divBdr>
          <w:divsChild>
            <w:div w:id="1405949322">
              <w:marLeft w:val="0"/>
              <w:marRight w:val="0"/>
              <w:marTop w:val="0"/>
              <w:marBottom w:val="0"/>
              <w:divBdr>
                <w:top w:val="none" w:sz="0" w:space="0" w:color="auto"/>
                <w:left w:val="none" w:sz="0" w:space="0" w:color="auto"/>
                <w:bottom w:val="none" w:sz="0" w:space="0" w:color="auto"/>
                <w:right w:val="none" w:sz="0" w:space="0" w:color="auto"/>
              </w:divBdr>
            </w:div>
          </w:divsChild>
        </w:div>
        <w:div w:id="950549679">
          <w:marLeft w:val="0"/>
          <w:marRight w:val="0"/>
          <w:marTop w:val="0"/>
          <w:marBottom w:val="0"/>
          <w:divBdr>
            <w:top w:val="none" w:sz="0" w:space="0" w:color="auto"/>
            <w:left w:val="none" w:sz="0" w:space="0" w:color="auto"/>
            <w:bottom w:val="none" w:sz="0" w:space="0" w:color="auto"/>
            <w:right w:val="none" w:sz="0" w:space="0" w:color="auto"/>
          </w:divBdr>
          <w:divsChild>
            <w:div w:id="1983541858">
              <w:marLeft w:val="0"/>
              <w:marRight w:val="0"/>
              <w:marTop w:val="0"/>
              <w:marBottom w:val="0"/>
              <w:divBdr>
                <w:top w:val="none" w:sz="0" w:space="0" w:color="auto"/>
                <w:left w:val="none" w:sz="0" w:space="0" w:color="auto"/>
                <w:bottom w:val="none" w:sz="0" w:space="0" w:color="auto"/>
                <w:right w:val="none" w:sz="0" w:space="0" w:color="auto"/>
              </w:divBdr>
            </w:div>
          </w:divsChild>
        </w:div>
        <w:div w:id="2088309775">
          <w:marLeft w:val="0"/>
          <w:marRight w:val="0"/>
          <w:marTop w:val="0"/>
          <w:marBottom w:val="0"/>
          <w:divBdr>
            <w:top w:val="none" w:sz="0" w:space="0" w:color="auto"/>
            <w:left w:val="none" w:sz="0" w:space="0" w:color="auto"/>
            <w:bottom w:val="none" w:sz="0" w:space="0" w:color="auto"/>
            <w:right w:val="none" w:sz="0" w:space="0" w:color="auto"/>
          </w:divBdr>
          <w:divsChild>
            <w:div w:id="663900122">
              <w:marLeft w:val="0"/>
              <w:marRight w:val="0"/>
              <w:marTop w:val="0"/>
              <w:marBottom w:val="0"/>
              <w:divBdr>
                <w:top w:val="none" w:sz="0" w:space="0" w:color="auto"/>
                <w:left w:val="none" w:sz="0" w:space="0" w:color="auto"/>
                <w:bottom w:val="none" w:sz="0" w:space="0" w:color="auto"/>
                <w:right w:val="none" w:sz="0" w:space="0" w:color="auto"/>
              </w:divBdr>
            </w:div>
          </w:divsChild>
        </w:div>
        <w:div w:id="1181435042">
          <w:marLeft w:val="0"/>
          <w:marRight w:val="0"/>
          <w:marTop w:val="0"/>
          <w:marBottom w:val="0"/>
          <w:divBdr>
            <w:top w:val="none" w:sz="0" w:space="0" w:color="auto"/>
            <w:left w:val="none" w:sz="0" w:space="0" w:color="auto"/>
            <w:bottom w:val="none" w:sz="0" w:space="0" w:color="auto"/>
            <w:right w:val="none" w:sz="0" w:space="0" w:color="auto"/>
          </w:divBdr>
          <w:divsChild>
            <w:div w:id="150761018">
              <w:marLeft w:val="0"/>
              <w:marRight w:val="0"/>
              <w:marTop w:val="0"/>
              <w:marBottom w:val="0"/>
              <w:divBdr>
                <w:top w:val="none" w:sz="0" w:space="0" w:color="auto"/>
                <w:left w:val="none" w:sz="0" w:space="0" w:color="auto"/>
                <w:bottom w:val="none" w:sz="0" w:space="0" w:color="auto"/>
                <w:right w:val="none" w:sz="0" w:space="0" w:color="auto"/>
              </w:divBdr>
            </w:div>
          </w:divsChild>
        </w:div>
        <w:div w:id="1606501863">
          <w:marLeft w:val="0"/>
          <w:marRight w:val="0"/>
          <w:marTop w:val="0"/>
          <w:marBottom w:val="0"/>
          <w:divBdr>
            <w:top w:val="none" w:sz="0" w:space="0" w:color="auto"/>
            <w:left w:val="none" w:sz="0" w:space="0" w:color="auto"/>
            <w:bottom w:val="none" w:sz="0" w:space="0" w:color="auto"/>
            <w:right w:val="none" w:sz="0" w:space="0" w:color="auto"/>
          </w:divBdr>
          <w:divsChild>
            <w:div w:id="35896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71994">
      <w:bodyDiv w:val="1"/>
      <w:marLeft w:val="0"/>
      <w:marRight w:val="0"/>
      <w:marTop w:val="0"/>
      <w:marBottom w:val="0"/>
      <w:divBdr>
        <w:top w:val="none" w:sz="0" w:space="0" w:color="auto"/>
        <w:left w:val="none" w:sz="0" w:space="0" w:color="auto"/>
        <w:bottom w:val="none" w:sz="0" w:space="0" w:color="auto"/>
        <w:right w:val="none" w:sz="0" w:space="0" w:color="auto"/>
      </w:divBdr>
    </w:div>
    <w:div w:id="434911141">
      <w:bodyDiv w:val="1"/>
      <w:marLeft w:val="0"/>
      <w:marRight w:val="0"/>
      <w:marTop w:val="0"/>
      <w:marBottom w:val="0"/>
      <w:divBdr>
        <w:top w:val="none" w:sz="0" w:space="0" w:color="auto"/>
        <w:left w:val="none" w:sz="0" w:space="0" w:color="auto"/>
        <w:bottom w:val="none" w:sz="0" w:space="0" w:color="auto"/>
        <w:right w:val="none" w:sz="0" w:space="0" w:color="auto"/>
      </w:divBdr>
    </w:div>
    <w:div w:id="603534793">
      <w:bodyDiv w:val="1"/>
      <w:marLeft w:val="0"/>
      <w:marRight w:val="0"/>
      <w:marTop w:val="0"/>
      <w:marBottom w:val="0"/>
      <w:divBdr>
        <w:top w:val="none" w:sz="0" w:space="0" w:color="auto"/>
        <w:left w:val="none" w:sz="0" w:space="0" w:color="auto"/>
        <w:bottom w:val="none" w:sz="0" w:space="0" w:color="auto"/>
        <w:right w:val="none" w:sz="0" w:space="0" w:color="auto"/>
      </w:divBdr>
      <w:divsChild>
        <w:div w:id="526989777">
          <w:marLeft w:val="0"/>
          <w:marRight w:val="0"/>
          <w:marTop w:val="0"/>
          <w:marBottom w:val="0"/>
          <w:divBdr>
            <w:top w:val="none" w:sz="0" w:space="0" w:color="auto"/>
            <w:left w:val="none" w:sz="0" w:space="0" w:color="auto"/>
            <w:bottom w:val="none" w:sz="0" w:space="0" w:color="auto"/>
            <w:right w:val="none" w:sz="0" w:space="0" w:color="auto"/>
          </w:divBdr>
          <w:divsChild>
            <w:div w:id="1198473091">
              <w:marLeft w:val="0"/>
              <w:marRight w:val="0"/>
              <w:marTop w:val="0"/>
              <w:marBottom w:val="0"/>
              <w:divBdr>
                <w:top w:val="none" w:sz="0" w:space="0" w:color="auto"/>
                <w:left w:val="none" w:sz="0" w:space="0" w:color="auto"/>
                <w:bottom w:val="none" w:sz="0" w:space="0" w:color="auto"/>
                <w:right w:val="none" w:sz="0" w:space="0" w:color="auto"/>
              </w:divBdr>
            </w:div>
          </w:divsChild>
        </w:div>
        <w:div w:id="198858990">
          <w:marLeft w:val="0"/>
          <w:marRight w:val="0"/>
          <w:marTop w:val="0"/>
          <w:marBottom w:val="0"/>
          <w:divBdr>
            <w:top w:val="none" w:sz="0" w:space="0" w:color="auto"/>
            <w:left w:val="none" w:sz="0" w:space="0" w:color="auto"/>
            <w:bottom w:val="none" w:sz="0" w:space="0" w:color="auto"/>
            <w:right w:val="none" w:sz="0" w:space="0" w:color="auto"/>
          </w:divBdr>
          <w:divsChild>
            <w:div w:id="424571262">
              <w:marLeft w:val="0"/>
              <w:marRight w:val="0"/>
              <w:marTop w:val="0"/>
              <w:marBottom w:val="0"/>
              <w:divBdr>
                <w:top w:val="none" w:sz="0" w:space="0" w:color="auto"/>
                <w:left w:val="none" w:sz="0" w:space="0" w:color="auto"/>
                <w:bottom w:val="none" w:sz="0" w:space="0" w:color="auto"/>
                <w:right w:val="none" w:sz="0" w:space="0" w:color="auto"/>
              </w:divBdr>
            </w:div>
          </w:divsChild>
        </w:div>
        <w:div w:id="87890156">
          <w:marLeft w:val="0"/>
          <w:marRight w:val="0"/>
          <w:marTop w:val="0"/>
          <w:marBottom w:val="0"/>
          <w:divBdr>
            <w:top w:val="none" w:sz="0" w:space="0" w:color="auto"/>
            <w:left w:val="none" w:sz="0" w:space="0" w:color="auto"/>
            <w:bottom w:val="none" w:sz="0" w:space="0" w:color="auto"/>
            <w:right w:val="none" w:sz="0" w:space="0" w:color="auto"/>
          </w:divBdr>
          <w:divsChild>
            <w:div w:id="1151673810">
              <w:marLeft w:val="0"/>
              <w:marRight w:val="0"/>
              <w:marTop w:val="0"/>
              <w:marBottom w:val="0"/>
              <w:divBdr>
                <w:top w:val="none" w:sz="0" w:space="0" w:color="auto"/>
                <w:left w:val="none" w:sz="0" w:space="0" w:color="auto"/>
                <w:bottom w:val="none" w:sz="0" w:space="0" w:color="auto"/>
                <w:right w:val="none" w:sz="0" w:space="0" w:color="auto"/>
              </w:divBdr>
            </w:div>
          </w:divsChild>
        </w:div>
        <w:div w:id="1665284042">
          <w:marLeft w:val="0"/>
          <w:marRight w:val="0"/>
          <w:marTop w:val="0"/>
          <w:marBottom w:val="0"/>
          <w:divBdr>
            <w:top w:val="none" w:sz="0" w:space="0" w:color="auto"/>
            <w:left w:val="none" w:sz="0" w:space="0" w:color="auto"/>
            <w:bottom w:val="none" w:sz="0" w:space="0" w:color="auto"/>
            <w:right w:val="none" w:sz="0" w:space="0" w:color="auto"/>
          </w:divBdr>
          <w:divsChild>
            <w:div w:id="411127225">
              <w:marLeft w:val="0"/>
              <w:marRight w:val="0"/>
              <w:marTop w:val="0"/>
              <w:marBottom w:val="0"/>
              <w:divBdr>
                <w:top w:val="none" w:sz="0" w:space="0" w:color="auto"/>
                <w:left w:val="none" w:sz="0" w:space="0" w:color="auto"/>
                <w:bottom w:val="none" w:sz="0" w:space="0" w:color="auto"/>
                <w:right w:val="none" w:sz="0" w:space="0" w:color="auto"/>
              </w:divBdr>
            </w:div>
          </w:divsChild>
        </w:div>
        <w:div w:id="1447431469">
          <w:marLeft w:val="0"/>
          <w:marRight w:val="0"/>
          <w:marTop w:val="0"/>
          <w:marBottom w:val="0"/>
          <w:divBdr>
            <w:top w:val="none" w:sz="0" w:space="0" w:color="auto"/>
            <w:left w:val="none" w:sz="0" w:space="0" w:color="auto"/>
            <w:bottom w:val="none" w:sz="0" w:space="0" w:color="auto"/>
            <w:right w:val="none" w:sz="0" w:space="0" w:color="auto"/>
          </w:divBdr>
          <w:divsChild>
            <w:div w:id="1195193843">
              <w:marLeft w:val="0"/>
              <w:marRight w:val="0"/>
              <w:marTop w:val="0"/>
              <w:marBottom w:val="0"/>
              <w:divBdr>
                <w:top w:val="none" w:sz="0" w:space="0" w:color="auto"/>
                <w:left w:val="none" w:sz="0" w:space="0" w:color="auto"/>
                <w:bottom w:val="none" w:sz="0" w:space="0" w:color="auto"/>
                <w:right w:val="none" w:sz="0" w:space="0" w:color="auto"/>
              </w:divBdr>
            </w:div>
          </w:divsChild>
        </w:div>
        <w:div w:id="906498325">
          <w:marLeft w:val="0"/>
          <w:marRight w:val="0"/>
          <w:marTop w:val="0"/>
          <w:marBottom w:val="0"/>
          <w:divBdr>
            <w:top w:val="none" w:sz="0" w:space="0" w:color="auto"/>
            <w:left w:val="none" w:sz="0" w:space="0" w:color="auto"/>
            <w:bottom w:val="none" w:sz="0" w:space="0" w:color="auto"/>
            <w:right w:val="none" w:sz="0" w:space="0" w:color="auto"/>
          </w:divBdr>
          <w:divsChild>
            <w:div w:id="156925602">
              <w:marLeft w:val="0"/>
              <w:marRight w:val="0"/>
              <w:marTop w:val="0"/>
              <w:marBottom w:val="0"/>
              <w:divBdr>
                <w:top w:val="none" w:sz="0" w:space="0" w:color="auto"/>
                <w:left w:val="none" w:sz="0" w:space="0" w:color="auto"/>
                <w:bottom w:val="none" w:sz="0" w:space="0" w:color="auto"/>
                <w:right w:val="none" w:sz="0" w:space="0" w:color="auto"/>
              </w:divBdr>
            </w:div>
          </w:divsChild>
        </w:div>
        <w:div w:id="1359549212">
          <w:marLeft w:val="0"/>
          <w:marRight w:val="0"/>
          <w:marTop w:val="0"/>
          <w:marBottom w:val="0"/>
          <w:divBdr>
            <w:top w:val="none" w:sz="0" w:space="0" w:color="auto"/>
            <w:left w:val="none" w:sz="0" w:space="0" w:color="auto"/>
            <w:bottom w:val="none" w:sz="0" w:space="0" w:color="auto"/>
            <w:right w:val="none" w:sz="0" w:space="0" w:color="auto"/>
          </w:divBdr>
          <w:divsChild>
            <w:div w:id="1610426703">
              <w:marLeft w:val="0"/>
              <w:marRight w:val="0"/>
              <w:marTop w:val="0"/>
              <w:marBottom w:val="0"/>
              <w:divBdr>
                <w:top w:val="none" w:sz="0" w:space="0" w:color="auto"/>
                <w:left w:val="none" w:sz="0" w:space="0" w:color="auto"/>
                <w:bottom w:val="none" w:sz="0" w:space="0" w:color="auto"/>
                <w:right w:val="none" w:sz="0" w:space="0" w:color="auto"/>
              </w:divBdr>
            </w:div>
          </w:divsChild>
        </w:div>
        <w:div w:id="1769498451">
          <w:marLeft w:val="0"/>
          <w:marRight w:val="0"/>
          <w:marTop w:val="0"/>
          <w:marBottom w:val="0"/>
          <w:divBdr>
            <w:top w:val="none" w:sz="0" w:space="0" w:color="auto"/>
            <w:left w:val="none" w:sz="0" w:space="0" w:color="auto"/>
            <w:bottom w:val="none" w:sz="0" w:space="0" w:color="auto"/>
            <w:right w:val="none" w:sz="0" w:space="0" w:color="auto"/>
          </w:divBdr>
          <w:divsChild>
            <w:div w:id="476462120">
              <w:marLeft w:val="0"/>
              <w:marRight w:val="0"/>
              <w:marTop w:val="0"/>
              <w:marBottom w:val="0"/>
              <w:divBdr>
                <w:top w:val="none" w:sz="0" w:space="0" w:color="auto"/>
                <w:left w:val="none" w:sz="0" w:space="0" w:color="auto"/>
                <w:bottom w:val="none" w:sz="0" w:space="0" w:color="auto"/>
                <w:right w:val="none" w:sz="0" w:space="0" w:color="auto"/>
              </w:divBdr>
            </w:div>
          </w:divsChild>
        </w:div>
        <w:div w:id="422605452">
          <w:marLeft w:val="0"/>
          <w:marRight w:val="0"/>
          <w:marTop w:val="0"/>
          <w:marBottom w:val="0"/>
          <w:divBdr>
            <w:top w:val="none" w:sz="0" w:space="0" w:color="auto"/>
            <w:left w:val="none" w:sz="0" w:space="0" w:color="auto"/>
            <w:bottom w:val="none" w:sz="0" w:space="0" w:color="auto"/>
            <w:right w:val="none" w:sz="0" w:space="0" w:color="auto"/>
          </w:divBdr>
          <w:divsChild>
            <w:div w:id="258609931">
              <w:marLeft w:val="0"/>
              <w:marRight w:val="0"/>
              <w:marTop w:val="0"/>
              <w:marBottom w:val="0"/>
              <w:divBdr>
                <w:top w:val="none" w:sz="0" w:space="0" w:color="auto"/>
                <w:left w:val="none" w:sz="0" w:space="0" w:color="auto"/>
                <w:bottom w:val="none" w:sz="0" w:space="0" w:color="auto"/>
                <w:right w:val="none" w:sz="0" w:space="0" w:color="auto"/>
              </w:divBdr>
            </w:div>
          </w:divsChild>
        </w:div>
        <w:div w:id="2005085743">
          <w:marLeft w:val="0"/>
          <w:marRight w:val="0"/>
          <w:marTop w:val="0"/>
          <w:marBottom w:val="0"/>
          <w:divBdr>
            <w:top w:val="none" w:sz="0" w:space="0" w:color="auto"/>
            <w:left w:val="none" w:sz="0" w:space="0" w:color="auto"/>
            <w:bottom w:val="none" w:sz="0" w:space="0" w:color="auto"/>
            <w:right w:val="none" w:sz="0" w:space="0" w:color="auto"/>
          </w:divBdr>
          <w:divsChild>
            <w:div w:id="260142515">
              <w:marLeft w:val="0"/>
              <w:marRight w:val="0"/>
              <w:marTop w:val="0"/>
              <w:marBottom w:val="0"/>
              <w:divBdr>
                <w:top w:val="none" w:sz="0" w:space="0" w:color="auto"/>
                <w:left w:val="none" w:sz="0" w:space="0" w:color="auto"/>
                <w:bottom w:val="none" w:sz="0" w:space="0" w:color="auto"/>
                <w:right w:val="none" w:sz="0" w:space="0" w:color="auto"/>
              </w:divBdr>
            </w:div>
          </w:divsChild>
        </w:div>
        <w:div w:id="1768500044">
          <w:marLeft w:val="0"/>
          <w:marRight w:val="0"/>
          <w:marTop w:val="0"/>
          <w:marBottom w:val="0"/>
          <w:divBdr>
            <w:top w:val="none" w:sz="0" w:space="0" w:color="auto"/>
            <w:left w:val="none" w:sz="0" w:space="0" w:color="auto"/>
            <w:bottom w:val="none" w:sz="0" w:space="0" w:color="auto"/>
            <w:right w:val="none" w:sz="0" w:space="0" w:color="auto"/>
          </w:divBdr>
          <w:divsChild>
            <w:div w:id="1455901007">
              <w:marLeft w:val="0"/>
              <w:marRight w:val="0"/>
              <w:marTop w:val="0"/>
              <w:marBottom w:val="0"/>
              <w:divBdr>
                <w:top w:val="none" w:sz="0" w:space="0" w:color="auto"/>
                <w:left w:val="none" w:sz="0" w:space="0" w:color="auto"/>
                <w:bottom w:val="none" w:sz="0" w:space="0" w:color="auto"/>
                <w:right w:val="none" w:sz="0" w:space="0" w:color="auto"/>
              </w:divBdr>
            </w:div>
          </w:divsChild>
        </w:div>
        <w:div w:id="134302265">
          <w:marLeft w:val="0"/>
          <w:marRight w:val="0"/>
          <w:marTop w:val="0"/>
          <w:marBottom w:val="0"/>
          <w:divBdr>
            <w:top w:val="none" w:sz="0" w:space="0" w:color="auto"/>
            <w:left w:val="none" w:sz="0" w:space="0" w:color="auto"/>
            <w:bottom w:val="none" w:sz="0" w:space="0" w:color="auto"/>
            <w:right w:val="none" w:sz="0" w:space="0" w:color="auto"/>
          </w:divBdr>
          <w:divsChild>
            <w:div w:id="509024825">
              <w:marLeft w:val="0"/>
              <w:marRight w:val="0"/>
              <w:marTop w:val="0"/>
              <w:marBottom w:val="0"/>
              <w:divBdr>
                <w:top w:val="none" w:sz="0" w:space="0" w:color="auto"/>
                <w:left w:val="none" w:sz="0" w:space="0" w:color="auto"/>
                <w:bottom w:val="none" w:sz="0" w:space="0" w:color="auto"/>
                <w:right w:val="none" w:sz="0" w:space="0" w:color="auto"/>
              </w:divBdr>
            </w:div>
          </w:divsChild>
        </w:div>
        <w:div w:id="2015380609">
          <w:marLeft w:val="0"/>
          <w:marRight w:val="0"/>
          <w:marTop w:val="0"/>
          <w:marBottom w:val="0"/>
          <w:divBdr>
            <w:top w:val="none" w:sz="0" w:space="0" w:color="auto"/>
            <w:left w:val="none" w:sz="0" w:space="0" w:color="auto"/>
            <w:bottom w:val="none" w:sz="0" w:space="0" w:color="auto"/>
            <w:right w:val="none" w:sz="0" w:space="0" w:color="auto"/>
          </w:divBdr>
          <w:divsChild>
            <w:div w:id="18092133">
              <w:marLeft w:val="0"/>
              <w:marRight w:val="0"/>
              <w:marTop w:val="0"/>
              <w:marBottom w:val="0"/>
              <w:divBdr>
                <w:top w:val="none" w:sz="0" w:space="0" w:color="auto"/>
                <w:left w:val="none" w:sz="0" w:space="0" w:color="auto"/>
                <w:bottom w:val="none" w:sz="0" w:space="0" w:color="auto"/>
                <w:right w:val="none" w:sz="0" w:space="0" w:color="auto"/>
              </w:divBdr>
            </w:div>
          </w:divsChild>
        </w:div>
        <w:div w:id="1821337996">
          <w:marLeft w:val="0"/>
          <w:marRight w:val="0"/>
          <w:marTop w:val="0"/>
          <w:marBottom w:val="0"/>
          <w:divBdr>
            <w:top w:val="none" w:sz="0" w:space="0" w:color="auto"/>
            <w:left w:val="none" w:sz="0" w:space="0" w:color="auto"/>
            <w:bottom w:val="none" w:sz="0" w:space="0" w:color="auto"/>
            <w:right w:val="none" w:sz="0" w:space="0" w:color="auto"/>
          </w:divBdr>
          <w:divsChild>
            <w:div w:id="875509566">
              <w:marLeft w:val="0"/>
              <w:marRight w:val="0"/>
              <w:marTop w:val="0"/>
              <w:marBottom w:val="0"/>
              <w:divBdr>
                <w:top w:val="none" w:sz="0" w:space="0" w:color="auto"/>
                <w:left w:val="none" w:sz="0" w:space="0" w:color="auto"/>
                <w:bottom w:val="none" w:sz="0" w:space="0" w:color="auto"/>
                <w:right w:val="none" w:sz="0" w:space="0" w:color="auto"/>
              </w:divBdr>
            </w:div>
          </w:divsChild>
        </w:div>
        <w:div w:id="1870101242">
          <w:marLeft w:val="0"/>
          <w:marRight w:val="0"/>
          <w:marTop w:val="0"/>
          <w:marBottom w:val="0"/>
          <w:divBdr>
            <w:top w:val="none" w:sz="0" w:space="0" w:color="auto"/>
            <w:left w:val="none" w:sz="0" w:space="0" w:color="auto"/>
            <w:bottom w:val="none" w:sz="0" w:space="0" w:color="auto"/>
            <w:right w:val="none" w:sz="0" w:space="0" w:color="auto"/>
          </w:divBdr>
          <w:divsChild>
            <w:div w:id="901410259">
              <w:marLeft w:val="0"/>
              <w:marRight w:val="0"/>
              <w:marTop w:val="0"/>
              <w:marBottom w:val="0"/>
              <w:divBdr>
                <w:top w:val="none" w:sz="0" w:space="0" w:color="auto"/>
                <w:left w:val="none" w:sz="0" w:space="0" w:color="auto"/>
                <w:bottom w:val="none" w:sz="0" w:space="0" w:color="auto"/>
                <w:right w:val="none" w:sz="0" w:space="0" w:color="auto"/>
              </w:divBdr>
            </w:div>
          </w:divsChild>
        </w:div>
        <w:div w:id="684600572">
          <w:marLeft w:val="0"/>
          <w:marRight w:val="0"/>
          <w:marTop w:val="0"/>
          <w:marBottom w:val="0"/>
          <w:divBdr>
            <w:top w:val="none" w:sz="0" w:space="0" w:color="auto"/>
            <w:left w:val="none" w:sz="0" w:space="0" w:color="auto"/>
            <w:bottom w:val="none" w:sz="0" w:space="0" w:color="auto"/>
            <w:right w:val="none" w:sz="0" w:space="0" w:color="auto"/>
          </w:divBdr>
          <w:divsChild>
            <w:div w:id="1903246822">
              <w:marLeft w:val="0"/>
              <w:marRight w:val="0"/>
              <w:marTop w:val="0"/>
              <w:marBottom w:val="0"/>
              <w:divBdr>
                <w:top w:val="none" w:sz="0" w:space="0" w:color="auto"/>
                <w:left w:val="none" w:sz="0" w:space="0" w:color="auto"/>
                <w:bottom w:val="none" w:sz="0" w:space="0" w:color="auto"/>
                <w:right w:val="none" w:sz="0" w:space="0" w:color="auto"/>
              </w:divBdr>
            </w:div>
          </w:divsChild>
        </w:div>
        <w:div w:id="479225449">
          <w:marLeft w:val="0"/>
          <w:marRight w:val="0"/>
          <w:marTop w:val="0"/>
          <w:marBottom w:val="0"/>
          <w:divBdr>
            <w:top w:val="none" w:sz="0" w:space="0" w:color="auto"/>
            <w:left w:val="none" w:sz="0" w:space="0" w:color="auto"/>
            <w:bottom w:val="none" w:sz="0" w:space="0" w:color="auto"/>
            <w:right w:val="none" w:sz="0" w:space="0" w:color="auto"/>
          </w:divBdr>
          <w:divsChild>
            <w:div w:id="1287850726">
              <w:marLeft w:val="0"/>
              <w:marRight w:val="0"/>
              <w:marTop w:val="0"/>
              <w:marBottom w:val="0"/>
              <w:divBdr>
                <w:top w:val="none" w:sz="0" w:space="0" w:color="auto"/>
                <w:left w:val="none" w:sz="0" w:space="0" w:color="auto"/>
                <w:bottom w:val="none" w:sz="0" w:space="0" w:color="auto"/>
                <w:right w:val="none" w:sz="0" w:space="0" w:color="auto"/>
              </w:divBdr>
            </w:div>
          </w:divsChild>
        </w:div>
        <w:div w:id="1457527650">
          <w:marLeft w:val="0"/>
          <w:marRight w:val="0"/>
          <w:marTop w:val="0"/>
          <w:marBottom w:val="0"/>
          <w:divBdr>
            <w:top w:val="none" w:sz="0" w:space="0" w:color="auto"/>
            <w:left w:val="none" w:sz="0" w:space="0" w:color="auto"/>
            <w:bottom w:val="none" w:sz="0" w:space="0" w:color="auto"/>
            <w:right w:val="none" w:sz="0" w:space="0" w:color="auto"/>
          </w:divBdr>
          <w:divsChild>
            <w:div w:id="161213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61525">
      <w:bodyDiv w:val="1"/>
      <w:marLeft w:val="0"/>
      <w:marRight w:val="0"/>
      <w:marTop w:val="0"/>
      <w:marBottom w:val="0"/>
      <w:divBdr>
        <w:top w:val="none" w:sz="0" w:space="0" w:color="auto"/>
        <w:left w:val="none" w:sz="0" w:space="0" w:color="auto"/>
        <w:bottom w:val="none" w:sz="0" w:space="0" w:color="auto"/>
        <w:right w:val="none" w:sz="0" w:space="0" w:color="auto"/>
      </w:divBdr>
    </w:div>
    <w:div w:id="735860022">
      <w:bodyDiv w:val="1"/>
      <w:marLeft w:val="0"/>
      <w:marRight w:val="0"/>
      <w:marTop w:val="0"/>
      <w:marBottom w:val="0"/>
      <w:divBdr>
        <w:top w:val="none" w:sz="0" w:space="0" w:color="auto"/>
        <w:left w:val="none" w:sz="0" w:space="0" w:color="auto"/>
        <w:bottom w:val="none" w:sz="0" w:space="0" w:color="auto"/>
        <w:right w:val="none" w:sz="0" w:space="0" w:color="auto"/>
      </w:divBdr>
    </w:div>
    <w:div w:id="958412200">
      <w:bodyDiv w:val="1"/>
      <w:marLeft w:val="0"/>
      <w:marRight w:val="0"/>
      <w:marTop w:val="0"/>
      <w:marBottom w:val="0"/>
      <w:divBdr>
        <w:top w:val="none" w:sz="0" w:space="0" w:color="auto"/>
        <w:left w:val="none" w:sz="0" w:space="0" w:color="auto"/>
        <w:bottom w:val="none" w:sz="0" w:space="0" w:color="auto"/>
        <w:right w:val="none" w:sz="0" w:space="0" w:color="auto"/>
      </w:divBdr>
    </w:div>
    <w:div w:id="1032992805">
      <w:bodyDiv w:val="1"/>
      <w:marLeft w:val="0"/>
      <w:marRight w:val="0"/>
      <w:marTop w:val="0"/>
      <w:marBottom w:val="0"/>
      <w:divBdr>
        <w:top w:val="none" w:sz="0" w:space="0" w:color="auto"/>
        <w:left w:val="none" w:sz="0" w:space="0" w:color="auto"/>
        <w:bottom w:val="none" w:sz="0" w:space="0" w:color="auto"/>
        <w:right w:val="none" w:sz="0" w:space="0" w:color="auto"/>
      </w:divBdr>
    </w:div>
    <w:div w:id="1177035801">
      <w:bodyDiv w:val="1"/>
      <w:marLeft w:val="0"/>
      <w:marRight w:val="0"/>
      <w:marTop w:val="0"/>
      <w:marBottom w:val="0"/>
      <w:divBdr>
        <w:top w:val="none" w:sz="0" w:space="0" w:color="auto"/>
        <w:left w:val="none" w:sz="0" w:space="0" w:color="auto"/>
        <w:bottom w:val="none" w:sz="0" w:space="0" w:color="auto"/>
        <w:right w:val="none" w:sz="0" w:space="0" w:color="auto"/>
      </w:divBdr>
    </w:div>
    <w:div w:id="1379083057">
      <w:bodyDiv w:val="1"/>
      <w:marLeft w:val="0"/>
      <w:marRight w:val="0"/>
      <w:marTop w:val="0"/>
      <w:marBottom w:val="0"/>
      <w:divBdr>
        <w:top w:val="none" w:sz="0" w:space="0" w:color="auto"/>
        <w:left w:val="none" w:sz="0" w:space="0" w:color="auto"/>
        <w:bottom w:val="none" w:sz="0" w:space="0" w:color="auto"/>
        <w:right w:val="none" w:sz="0" w:space="0" w:color="auto"/>
      </w:divBdr>
    </w:div>
    <w:div w:id="1551376807">
      <w:marLeft w:val="0"/>
      <w:marRight w:val="0"/>
      <w:marTop w:val="0"/>
      <w:marBottom w:val="0"/>
      <w:divBdr>
        <w:top w:val="none" w:sz="0" w:space="0" w:color="auto"/>
        <w:left w:val="none" w:sz="0" w:space="0" w:color="auto"/>
        <w:bottom w:val="none" w:sz="0" w:space="0" w:color="auto"/>
        <w:right w:val="none" w:sz="0" w:space="0" w:color="auto"/>
      </w:divBdr>
    </w:div>
    <w:div w:id="1551376808">
      <w:marLeft w:val="0"/>
      <w:marRight w:val="0"/>
      <w:marTop w:val="0"/>
      <w:marBottom w:val="0"/>
      <w:divBdr>
        <w:top w:val="none" w:sz="0" w:space="0" w:color="auto"/>
        <w:left w:val="none" w:sz="0" w:space="0" w:color="auto"/>
        <w:bottom w:val="none" w:sz="0" w:space="0" w:color="auto"/>
        <w:right w:val="none" w:sz="0" w:space="0" w:color="auto"/>
      </w:divBdr>
    </w:div>
    <w:div w:id="1551376809">
      <w:marLeft w:val="0"/>
      <w:marRight w:val="0"/>
      <w:marTop w:val="0"/>
      <w:marBottom w:val="0"/>
      <w:divBdr>
        <w:top w:val="none" w:sz="0" w:space="0" w:color="auto"/>
        <w:left w:val="none" w:sz="0" w:space="0" w:color="auto"/>
        <w:bottom w:val="none" w:sz="0" w:space="0" w:color="auto"/>
        <w:right w:val="none" w:sz="0" w:space="0" w:color="auto"/>
      </w:divBdr>
    </w:div>
    <w:div w:id="1551376810">
      <w:marLeft w:val="0"/>
      <w:marRight w:val="0"/>
      <w:marTop w:val="0"/>
      <w:marBottom w:val="0"/>
      <w:divBdr>
        <w:top w:val="none" w:sz="0" w:space="0" w:color="auto"/>
        <w:left w:val="none" w:sz="0" w:space="0" w:color="auto"/>
        <w:bottom w:val="none" w:sz="0" w:space="0" w:color="auto"/>
        <w:right w:val="none" w:sz="0" w:space="0" w:color="auto"/>
      </w:divBdr>
    </w:div>
    <w:div w:id="1551376811">
      <w:marLeft w:val="0"/>
      <w:marRight w:val="0"/>
      <w:marTop w:val="0"/>
      <w:marBottom w:val="0"/>
      <w:divBdr>
        <w:top w:val="none" w:sz="0" w:space="0" w:color="auto"/>
        <w:left w:val="none" w:sz="0" w:space="0" w:color="auto"/>
        <w:bottom w:val="none" w:sz="0" w:space="0" w:color="auto"/>
        <w:right w:val="none" w:sz="0" w:space="0" w:color="auto"/>
      </w:divBdr>
    </w:div>
    <w:div w:id="1551376812">
      <w:marLeft w:val="0"/>
      <w:marRight w:val="0"/>
      <w:marTop w:val="0"/>
      <w:marBottom w:val="0"/>
      <w:divBdr>
        <w:top w:val="none" w:sz="0" w:space="0" w:color="auto"/>
        <w:left w:val="none" w:sz="0" w:space="0" w:color="auto"/>
        <w:bottom w:val="none" w:sz="0" w:space="0" w:color="auto"/>
        <w:right w:val="none" w:sz="0" w:space="0" w:color="auto"/>
      </w:divBdr>
    </w:div>
    <w:div w:id="1551376813">
      <w:marLeft w:val="0"/>
      <w:marRight w:val="0"/>
      <w:marTop w:val="0"/>
      <w:marBottom w:val="0"/>
      <w:divBdr>
        <w:top w:val="none" w:sz="0" w:space="0" w:color="auto"/>
        <w:left w:val="none" w:sz="0" w:space="0" w:color="auto"/>
        <w:bottom w:val="none" w:sz="0" w:space="0" w:color="auto"/>
        <w:right w:val="none" w:sz="0" w:space="0" w:color="auto"/>
      </w:divBdr>
    </w:div>
    <w:div w:id="1551376814">
      <w:marLeft w:val="0"/>
      <w:marRight w:val="0"/>
      <w:marTop w:val="0"/>
      <w:marBottom w:val="0"/>
      <w:divBdr>
        <w:top w:val="none" w:sz="0" w:space="0" w:color="auto"/>
        <w:left w:val="none" w:sz="0" w:space="0" w:color="auto"/>
        <w:bottom w:val="none" w:sz="0" w:space="0" w:color="auto"/>
        <w:right w:val="none" w:sz="0" w:space="0" w:color="auto"/>
      </w:divBdr>
    </w:div>
    <w:div w:id="1551376815">
      <w:marLeft w:val="0"/>
      <w:marRight w:val="0"/>
      <w:marTop w:val="0"/>
      <w:marBottom w:val="0"/>
      <w:divBdr>
        <w:top w:val="none" w:sz="0" w:space="0" w:color="auto"/>
        <w:left w:val="none" w:sz="0" w:space="0" w:color="auto"/>
        <w:bottom w:val="none" w:sz="0" w:space="0" w:color="auto"/>
        <w:right w:val="none" w:sz="0" w:space="0" w:color="auto"/>
      </w:divBdr>
    </w:div>
    <w:div w:id="1551376816">
      <w:marLeft w:val="0"/>
      <w:marRight w:val="0"/>
      <w:marTop w:val="0"/>
      <w:marBottom w:val="0"/>
      <w:divBdr>
        <w:top w:val="none" w:sz="0" w:space="0" w:color="auto"/>
        <w:left w:val="none" w:sz="0" w:space="0" w:color="auto"/>
        <w:bottom w:val="none" w:sz="0" w:space="0" w:color="auto"/>
        <w:right w:val="none" w:sz="0" w:space="0" w:color="auto"/>
      </w:divBdr>
    </w:div>
    <w:div w:id="1551376817">
      <w:marLeft w:val="0"/>
      <w:marRight w:val="0"/>
      <w:marTop w:val="0"/>
      <w:marBottom w:val="0"/>
      <w:divBdr>
        <w:top w:val="none" w:sz="0" w:space="0" w:color="auto"/>
        <w:left w:val="none" w:sz="0" w:space="0" w:color="auto"/>
        <w:bottom w:val="none" w:sz="0" w:space="0" w:color="auto"/>
        <w:right w:val="none" w:sz="0" w:space="0" w:color="auto"/>
      </w:divBdr>
    </w:div>
    <w:div w:id="1551376818">
      <w:marLeft w:val="0"/>
      <w:marRight w:val="0"/>
      <w:marTop w:val="0"/>
      <w:marBottom w:val="0"/>
      <w:divBdr>
        <w:top w:val="none" w:sz="0" w:space="0" w:color="auto"/>
        <w:left w:val="none" w:sz="0" w:space="0" w:color="auto"/>
        <w:bottom w:val="none" w:sz="0" w:space="0" w:color="auto"/>
        <w:right w:val="none" w:sz="0" w:space="0" w:color="auto"/>
      </w:divBdr>
    </w:div>
    <w:div w:id="1551376819">
      <w:marLeft w:val="0"/>
      <w:marRight w:val="0"/>
      <w:marTop w:val="0"/>
      <w:marBottom w:val="0"/>
      <w:divBdr>
        <w:top w:val="none" w:sz="0" w:space="0" w:color="auto"/>
        <w:left w:val="none" w:sz="0" w:space="0" w:color="auto"/>
        <w:bottom w:val="none" w:sz="0" w:space="0" w:color="auto"/>
        <w:right w:val="none" w:sz="0" w:space="0" w:color="auto"/>
      </w:divBdr>
    </w:div>
    <w:div w:id="1551376820">
      <w:marLeft w:val="0"/>
      <w:marRight w:val="0"/>
      <w:marTop w:val="0"/>
      <w:marBottom w:val="0"/>
      <w:divBdr>
        <w:top w:val="none" w:sz="0" w:space="0" w:color="auto"/>
        <w:left w:val="none" w:sz="0" w:space="0" w:color="auto"/>
        <w:bottom w:val="none" w:sz="0" w:space="0" w:color="auto"/>
        <w:right w:val="none" w:sz="0" w:space="0" w:color="auto"/>
      </w:divBdr>
    </w:div>
    <w:div w:id="1551376821">
      <w:marLeft w:val="0"/>
      <w:marRight w:val="0"/>
      <w:marTop w:val="0"/>
      <w:marBottom w:val="0"/>
      <w:divBdr>
        <w:top w:val="none" w:sz="0" w:space="0" w:color="auto"/>
        <w:left w:val="none" w:sz="0" w:space="0" w:color="auto"/>
        <w:bottom w:val="none" w:sz="0" w:space="0" w:color="auto"/>
        <w:right w:val="none" w:sz="0" w:space="0" w:color="auto"/>
      </w:divBdr>
    </w:div>
    <w:div w:id="1551376822">
      <w:marLeft w:val="0"/>
      <w:marRight w:val="0"/>
      <w:marTop w:val="0"/>
      <w:marBottom w:val="0"/>
      <w:divBdr>
        <w:top w:val="none" w:sz="0" w:space="0" w:color="auto"/>
        <w:left w:val="none" w:sz="0" w:space="0" w:color="auto"/>
        <w:bottom w:val="none" w:sz="0" w:space="0" w:color="auto"/>
        <w:right w:val="none" w:sz="0" w:space="0" w:color="auto"/>
      </w:divBdr>
    </w:div>
    <w:div w:id="1562865662">
      <w:bodyDiv w:val="1"/>
      <w:marLeft w:val="0"/>
      <w:marRight w:val="0"/>
      <w:marTop w:val="0"/>
      <w:marBottom w:val="0"/>
      <w:divBdr>
        <w:top w:val="none" w:sz="0" w:space="0" w:color="auto"/>
        <w:left w:val="none" w:sz="0" w:space="0" w:color="auto"/>
        <w:bottom w:val="none" w:sz="0" w:space="0" w:color="auto"/>
        <w:right w:val="none" w:sz="0" w:space="0" w:color="auto"/>
      </w:divBdr>
      <w:divsChild>
        <w:div w:id="721828895">
          <w:marLeft w:val="0"/>
          <w:marRight w:val="0"/>
          <w:marTop w:val="0"/>
          <w:marBottom w:val="0"/>
          <w:divBdr>
            <w:top w:val="none" w:sz="0" w:space="0" w:color="auto"/>
            <w:left w:val="none" w:sz="0" w:space="0" w:color="auto"/>
            <w:bottom w:val="none" w:sz="0" w:space="0" w:color="auto"/>
            <w:right w:val="none" w:sz="0" w:space="0" w:color="auto"/>
          </w:divBdr>
          <w:divsChild>
            <w:div w:id="1360859091">
              <w:marLeft w:val="0"/>
              <w:marRight w:val="0"/>
              <w:marTop w:val="0"/>
              <w:marBottom w:val="0"/>
              <w:divBdr>
                <w:top w:val="none" w:sz="0" w:space="0" w:color="auto"/>
                <w:left w:val="none" w:sz="0" w:space="0" w:color="auto"/>
                <w:bottom w:val="none" w:sz="0" w:space="0" w:color="auto"/>
                <w:right w:val="none" w:sz="0" w:space="0" w:color="auto"/>
              </w:divBdr>
            </w:div>
          </w:divsChild>
        </w:div>
        <w:div w:id="1030255367">
          <w:marLeft w:val="0"/>
          <w:marRight w:val="0"/>
          <w:marTop w:val="0"/>
          <w:marBottom w:val="0"/>
          <w:divBdr>
            <w:top w:val="none" w:sz="0" w:space="0" w:color="auto"/>
            <w:left w:val="none" w:sz="0" w:space="0" w:color="auto"/>
            <w:bottom w:val="none" w:sz="0" w:space="0" w:color="auto"/>
            <w:right w:val="none" w:sz="0" w:space="0" w:color="auto"/>
          </w:divBdr>
          <w:divsChild>
            <w:div w:id="2135831814">
              <w:marLeft w:val="0"/>
              <w:marRight w:val="0"/>
              <w:marTop w:val="0"/>
              <w:marBottom w:val="0"/>
              <w:divBdr>
                <w:top w:val="none" w:sz="0" w:space="0" w:color="auto"/>
                <w:left w:val="none" w:sz="0" w:space="0" w:color="auto"/>
                <w:bottom w:val="none" w:sz="0" w:space="0" w:color="auto"/>
                <w:right w:val="none" w:sz="0" w:space="0" w:color="auto"/>
              </w:divBdr>
            </w:div>
          </w:divsChild>
        </w:div>
        <w:div w:id="965237701">
          <w:marLeft w:val="0"/>
          <w:marRight w:val="0"/>
          <w:marTop w:val="0"/>
          <w:marBottom w:val="0"/>
          <w:divBdr>
            <w:top w:val="none" w:sz="0" w:space="0" w:color="auto"/>
            <w:left w:val="none" w:sz="0" w:space="0" w:color="auto"/>
            <w:bottom w:val="none" w:sz="0" w:space="0" w:color="auto"/>
            <w:right w:val="none" w:sz="0" w:space="0" w:color="auto"/>
          </w:divBdr>
          <w:divsChild>
            <w:div w:id="83494967">
              <w:marLeft w:val="0"/>
              <w:marRight w:val="0"/>
              <w:marTop w:val="0"/>
              <w:marBottom w:val="0"/>
              <w:divBdr>
                <w:top w:val="none" w:sz="0" w:space="0" w:color="auto"/>
                <w:left w:val="none" w:sz="0" w:space="0" w:color="auto"/>
                <w:bottom w:val="none" w:sz="0" w:space="0" w:color="auto"/>
                <w:right w:val="none" w:sz="0" w:space="0" w:color="auto"/>
              </w:divBdr>
            </w:div>
          </w:divsChild>
        </w:div>
        <w:div w:id="1718428972">
          <w:marLeft w:val="0"/>
          <w:marRight w:val="0"/>
          <w:marTop w:val="0"/>
          <w:marBottom w:val="0"/>
          <w:divBdr>
            <w:top w:val="none" w:sz="0" w:space="0" w:color="auto"/>
            <w:left w:val="none" w:sz="0" w:space="0" w:color="auto"/>
            <w:bottom w:val="none" w:sz="0" w:space="0" w:color="auto"/>
            <w:right w:val="none" w:sz="0" w:space="0" w:color="auto"/>
          </w:divBdr>
          <w:divsChild>
            <w:div w:id="795760061">
              <w:marLeft w:val="0"/>
              <w:marRight w:val="0"/>
              <w:marTop w:val="0"/>
              <w:marBottom w:val="0"/>
              <w:divBdr>
                <w:top w:val="none" w:sz="0" w:space="0" w:color="auto"/>
                <w:left w:val="none" w:sz="0" w:space="0" w:color="auto"/>
                <w:bottom w:val="none" w:sz="0" w:space="0" w:color="auto"/>
                <w:right w:val="none" w:sz="0" w:space="0" w:color="auto"/>
              </w:divBdr>
            </w:div>
          </w:divsChild>
        </w:div>
        <w:div w:id="415982427">
          <w:marLeft w:val="0"/>
          <w:marRight w:val="0"/>
          <w:marTop w:val="0"/>
          <w:marBottom w:val="0"/>
          <w:divBdr>
            <w:top w:val="none" w:sz="0" w:space="0" w:color="auto"/>
            <w:left w:val="none" w:sz="0" w:space="0" w:color="auto"/>
            <w:bottom w:val="none" w:sz="0" w:space="0" w:color="auto"/>
            <w:right w:val="none" w:sz="0" w:space="0" w:color="auto"/>
          </w:divBdr>
          <w:divsChild>
            <w:div w:id="757167830">
              <w:marLeft w:val="0"/>
              <w:marRight w:val="0"/>
              <w:marTop w:val="0"/>
              <w:marBottom w:val="0"/>
              <w:divBdr>
                <w:top w:val="none" w:sz="0" w:space="0" w:color="auto"/>
                <w:left w:val="none" w:sz="0" w:space="0" w:color="auto"/>
                <w:bottom w:val="none" w:sz="0" w:space="0" w:color="auto"/>
                <w:right w:val="none" w:sz="0" w:space="0" w:color="auto"/>
              </w:divBdr>
            </w:div>
          </w:divsChild>
        </w:div>
        <w:div w:id="958730450">
          <w:marLeft w:val="0"/>
          <w:marRight w:val="0"/>
          <w:marTop w:val="0"/>
          <w:marBottom w:val="0"/>
          <w:divBdr>
            <w:top w:val="none" w:sz="0" w:space="0" w:color="auto"/>
            <w:left w:val="none" w:sz="0" w:space="0" w:color="auto"/>
            <w:bottom w:val="none" w:sz="0" w:space="0" w:color="auto"/>
            <w:right w:val="none" w:sz="0" w:space="0" w:color="auto"/>
          </w:divBdr>
          <w:divsChild>
            <w:div w:id="1132865603">
              <w:marLeft w:val="0"/>
              <w:marRight w:val="0"/>
              <w:marTop w:val="0"/>
              <w:marBottom w:val="0"/>
              <w:divBdr>
                <w:top w:val="none" w:sz="0" w:space="0" w:color="auto"/>
                <w:left w:val="none" w:sz="0" w:space="0" w:color="auto"/>
                <w:bottom w:val="none" w:sz="0" w:space="0" w:color="auto"/>
                <w:right w:val="none" w:sz="0" w:space="0" w:color="auto"/>
              </w:divBdr>
            </w:div>
          </w:divsChild>
        </w:div>
        <w:div w:id="812676820">
          <w:marLeft w:val="0"/>
          <w:marRight w:val="0"/>
          <w:marTop w:val="0"/>
          <w:marBottom w:val="0"/>
          <w:divBdr>
            <w:top w:val="none" w:sz="0" w:space="0" w:color="auto"/>
            <w:left w:val="none" w:sz="0" w:space="0" w:color="auto"/>
            <w:bottom w:val="none" w:sz="0" w:space="0" w:color="auto"/>
            <w:right w:val="none" w:sz="0" w:space="0" w:color="auto"/>
          </w:divBdr>
          <w:divsChild>
            <w:div w:id="1389066703">
              <w:marLeft w:val="0"/>
              <w:marRight w:val="0"/>
              <w:marTop w:val="0"/>
              <w:marBottom w:val="0"/>
              <w:divBdr>
                <w:top w:val="none" w:sz="0" w:space="0" w:color="auto"/>
                <w:left w:val="none" w:sz="0" w:space="0" w:color="auto"/>
                <w:bottom w:val="none" w:sz="0" w:space="0" w:color="auto"/>
                <w:right w:val="none" w:sz="0" w:space="0" w:color="auto"/>
              </w:divBdr>
            </w:div>
          </w:divsChild>
        </w:div>
        <w:div w:id="1200438690">
          <w:marLeft w:val="0"/>
          <w:marRight w:val="0"/>
          <w:marTop w:val="0"/>
          <w:marBottom w:val="0"/>
          <w:divBdr>
            <w:top w:val="none" w:sz="0" w:space="0" w:color="auto"/>
            <w:left w:val="none" w:sz="0" w:space="0" w:color="auto"/>
            <w:bottom w:val="none" w:sz="0" w:space="0" w:color="auto"/>
            <w:right w:val="none" w:sz="0" w:space="0" w:color="auto"/>
          </w:divBdr>
          <w:divsChild>
            <w:div w:id="1351293205">
              <w:marLeft w:val="0"/>
              <w:marRight w:val="0"/>
              <w:marTop w:val="0"/>
              <w:marBottom w:val="0"/>
              <w:divBdr>
                <w:top w:val="none" w:sz="0" w:space="0" w:color="auto"/>
                <w:left w:val="none" w:sz="0" w:space="0" w:color="auto"/>
                <w:bottom w:val="none" w:sz="0" w:space="0" w:color="auto"/>
                <w:right w:val="none" w:sz="0" w:space="0" w:color="auto"/>
              </w:divBdr>
            </w:div>
          </w:divsChild>
        </w:div>
        <w:div w:id="1082603312">
          <w:marLeft w:val="0"/>
          <w:marRight w:val="0"/>
          <w:marTop w:val="0"/>
          <w:marBottom w:val="0"/>
          <w:divBdr>
            <w:top w:val="none" w:sz="0" w:space="0" w:color="auto"/>
            <w:left w:val="none" w:sz="0" w:space="0" w:color="auto"/>
            <w:bottom w:val="none" w:sz="0" w:space="0" w:color="auto"/>
            <w:right w:val="none" w:sz="0" w:space="0" w:color="auto"/>
          </w:divBdr>
          <w:divsChild>
            <w:div w:id="939689">
              <w:marLeft w:val="0"/>
              <w:marRight w:val="0"/>
              <w:marTop w:val="0"/>
              <w:marBottom w:val="0"/>
              <w:divBdr>
                <w:top w:val="none" w:sz="0" w:space="0" w:color="auto"/>
                <w:left w:val="none" w:sz="0" w:space="0" w:color="auto"/>
                <w:bottom w:val="none" w:sz="0" w:space="0" w:color="auto"/>
                <w:right w:val="none" w:sz="0" w:space="0" w:color="auto"/>
              </w:divBdr>
            </w:div>
          </w:divsChild>
        </w:div>
        <w:div w:id="717625620">
          <w:marLeft w:val="0"/>
          <w:marRight w:val="0"/>
          <w:marTop w:val="0"/>
          <w:marBottom w:val="0"/>
          <w:divBdr>
            <w:top w:val="none" w:sz="0" w:space="0" w:color="auto"/>
            <w:left w:val="none" w:sz="0" w:space="0" w:color="auto"/>
            <w:bottom w:val="none" w:sz="0" w:space="0" w:color="auto"/>
            <w:right w:val="none" w:sz="0" w:space="0" w:color="auto"/>
          </w:divBdr>
          <w:divsChild>
            <w:div w:id="1173832920">
              <w:marLeft w:val="0"/>
              <w:marRight w:val="0"/>
              <w:marTop w:val="0"/>
              <w:marBottom w:val="0"/>
              <w:divBdr>
                <w:top w:val="none" w:sz="0" w:space="0" w:color="auto"/>
                <w:left w:val="none" w:sz="0" w:space="0" w:color="auto"/>
                <w:bottom w:val="none" w:sz="0" w:space="0" w:color="auto"/>
                <w:right w:val="none" w:sz="0" w:space="0" w:color="auto"/>
              </w:divBdr>
            </w:div>
          </w:divsChild>
        </w:div>
        <w:div w:id="1084256622">
          <w:marLeft w:val="0"/>
          <w:marRight w:val="0"/>
          <w:marTop w:val="0"/>
          <w:marBottom w:val="0"/>
          <w:divBdr>
            <w:top w:val="none" w:sz="0" w:space="0" w:color="auto"/>
            <w:left w:val="none" w:sz="0" w:space="0" w:color="auto"/>
            <w:bottom w:val="none" w:sz="0" w:space="0" w:color="auto"/>
            <w:right w:val="none" w:sz="0" w:space="0" w:color="auto"/>
          </w:divBdr>
          <w:divsChild>
            <w:div w:id="882862032">
              <w:marLeft w:val="0"/>
              <w:marRight w:val="0"/>
              <w:marTop w:val="0"/>
              <w:marBottom w:val="0"/>
              <w:divBdr>
                <w:top w:val="none" w:sz="0" w:space="0" w:color="auto"/>
                <w:left w:val="none" w:sz="0" w:space="0" w:color="auto"/>
                <w:bottom w:val="none" w:sz="0" w:space="0" w:color="auto"/>
                <w:right w:val="none" w:sz="0" w:space="0" w:color="auto"/>
              </w:divBdr>
            </w:div>
          </w:divsChild>
        </w:div>
        <w:div w:id="1513371375">
          <w:marLeft w:val="0"/>
          <w:marRight w:val="0"/>
          <w:marTop w:val="0"/>
          <w:marBottom w:val="0"/>
          <w:divBdr>
            <w:top w:val="none" w:sz="0" w:space="0" w:color="auto"/>
            <w:left w:val="none" w:sz="0" w:space="0" w:color="auto"/>
            <w:bottom w:val="none" w:sz="0" w:space="0" w:color="auto"/>
            <w:right w:val="none" w:sz="0" w:space="0" w:color="auto"/>
          </w:divBdr>
          <w:divsChild>
            <w:div w:id="1065372006">
              <w:marLeft w:val="0"/>
              <w:marRight w:val="0"/>
              <w:marTop w:val="0"/>
              <w:marBottom w:val="0"/>
              <w:divBdr>
                <w:top w:val="none" w:sz="0" w:space="0" w:color="auto"/>
                <w:left w:val="none" w:sz="0" w:space="0" w:color="auto"/>
                <w:bottom w:val="none" w:sz="0" w:space="0" w:color="auto"/>
                <w:right w:val="none" w:sz="0" w:space="0" w:color="auto"/>
              </w:divBdr>
            </w:div>
          </w:divsChild>
        </w:div>
        <w:div w:id="680471402">
          <w:marLeft w:val="0"/>
          <w:marRight w:val="0"/>
          <w:marTop w:val="0"/>
          <w:marBottom w:val="0"/>
          <w:divBdr>
            <w:top w:val="none" w:sz="0" w:space="0" w:color="auto"/>
            <w:left w:val="none" w:sz="0" w:space="0" w:color="auto"/>
            <w:bottom w:val="none" w:sz="0" w:space="0" w:color="auto"/>
            <w:right w:val="none" w:sz="0" w:space="0" w:color="auto"/>
          </w:divBdr>
          <w:divsChild>
            <w:div w:id="2001420157">
              <w:marLeft w:val="0"/>
              <w:marRight w:val="0"/>
              <w:marTop w:val="0"/>
              <w:marBottom w:val="0"/>
              <w:divBdr>
                <w:top w:val="none" w:sz="0" w:space="0" w:color="auto"/>
                <w:left w:val="none" w:sz="0" w:space="0" w:color="auto"/>
                <w:bottom w:val="none" w:sz="0" w:space="0" w:color="auto"/>
                <w:right w:val="none" w:sz="0" w:space="0" w:color="auto"/>
              </w:divBdr>
            </w:div>
          </w:divsChild>
        </w:div>
        <w:div w:id="1761023097">
          <w:marLeft w:val="0"/>
          <w:marRight w:val="0"/>
          <w:marTop w:val="0"/>
          <w:marBottom w:val="0"/>
          <w:divBdr>
            <w:top w:val="none" w:sz="0" w:space="0" w:color="auto"/>
            <w:left w:val="none" w:sz="0" w:space="0" w:color="auto"/>
            <w:bottom w:val="none" w:sz="0" w:space="0" w:color="auto"/>
            <w:right w:val="none" w:sz="0" w:space="0" w:color="auto"/>
          </w:divBdr>
          <w:divsChild>
            <w:div w:id="354424503">
              <w:marLeft w:val="0"/>
              <w:marRight w:val="0"/>
              <w:marTop w:val="0"/>
              <w:marBottom w:val="0"/>
              <w:divBdr>
                <w:top w:val="none" w:sz="0" w:space="0" w:color="auto"/>
                <w:left w:val="none" w:sz="0" w:space="0" w:color="auto"/>
                <w:bottom w:val="none" w:sz="0" w:space="0" w:color="auto"/>
                <w:right w:val="none" w:sz="0" w:space="0" w:color="auto"/>
              </w:divBdr>
            </w:div>
          </w:divsChild>
        </w:div>
        <w:div w:id="1935673517">
          <w:marLeft w:val="0"/>
          <w:marRight w:val="0"/>
          <w:marTop w:val="0"/>
          <w:marBottom w:val="0"/>
          <w:divBdr>
            <w:top w:val="none" w:sz="0" w:space="0" w:color="auto"/>
            <w:left w:val="none" w:sz="0" w:space="0" w:color="auto"/>
            <w:bottom w:val="none" w:sz="0" w:space="0" w:color="auto"/>
            <w:right w:val="none" w:sz="0" w:space="0" w:color="auto"/>
          </w:divBdr>
          <w:divsChild>
            <w:div w:id="1688749110">
              <w:marLeft w:val="0"/>
              <w:marRight w:val="0"/>
              <w:marTop w:val="0"/>
              <w:marBottom w:val="0"/>
              <w:divBdr>
                <w:top w:val="none" w:sz="0" w:space="0" w:color="auto"/>
                <w:left w:val="none" w:sz="0" w:space="0" w:color="auto"/>
                <w:bottom w:val="none" w:sz="0" w:space="0" w:color="auto"/>
                <w:right w:val="none" w:sz="0" w:space="0" w:color="auto"/>
              </w:divBdr>
            </w:div>
          </w:divsChild>
        </w:div>
        <w:div w:id="1294365180">
          <w:marLeft w:val="0"/>
          <w:marRight w:val="0"/>
          <w:marTop w:val="0"/>
          <w:marBottom w:val="0"/>
          <w:divBdr>
            <w:top w:val="none" w:sz="0" w:space="0" w:color="auto"/>
            <w:left w:val="none" w:sz="0" w:space="0" w:color="auto"/>
            <w:bottom w:val="none" w:sz="0" w:space="0" w:color="auto"/>
            <w:right w:val="none" w:sz="0" w:space="0" w:color="auto"/>
          </w:divBdr>
          <w:divsChild>
            <w:div w:id="1814180439">
              <w:marLeft w:val="0"/>
              <w:marRight w:val="0"/>
              <w:marTop w:val="0"/>
              <w:marBottom w:val="0"/>
              <w:divBdr>
                <w:top w:val="none" w:sz="0" w:space="0" w:color="auto"/>
                <w:left w:val="none" w:sz="0" w:space="0" w:color="auto"/>
                <w:bottom w:val="none" w:sz="0" w:space="0" w:color="auto"/>
                <w:right w:val="none" w:sz="0" w:space="0" w:color="auto"/>
              </w:divBdr>
            </w:div>
          </w:divsChild>
        </w:div>
        <w:div w:id="1728453833">
          <w:marLeft w:val="0"/>
          <w:marRight w:val="0"/>
          <w:marTop w:val="0"/>
          <w:marBottom w:val="0"/>
          <w:divBdr>
            <w:top w:val="none" w:sz="0" w:space="0" w:color="auto"/>
            <w:left w:val="none" w:sz="0" w:space="0" w:color="auto"/>
            <w:bottom w:val="none" w:sz="0" w:space="0" w:color="auto"/>
            <w:right w:val="none" w:sz="0" w:space="0" w:color="auto"/>
          </w:divBdr>
          <w:divsChild>
            <w:div w:id="212229716">
              <w:marLeft w:val="0"/>
              <w:marRight w:val="0"/>
              <w:marTop w:val="0"/>
              <w:marBottom w:val="0"/>
              <w:divBdr>
                <w:top w:val="none" w:sz="0" w:space="0" w:color="auto"/>
                <w:left w:val="none" w:sz="0" w:space="0" w:color="auto"/>
                <w:bottom w:val="none" w:sz="0" w:space="0" w:color="auto"/>
                <w:right w:val="none" w:sz="0" w:space="0" w:color="auto"/>
              </w:divBdr>
            </w:div>
          </w:divsChild>
        </w:div>
        <w:div w:id="1926062425">
          <w:marLeft w:val="0"/>
          <w:marRight w:val="0"/>
          <w:marTop w:val="0"/>
          <w:marBottom w:val="0"/>
          <w:divBdr>
            <w:top w:val="none" w:sz="0" w:space="0" w:color="auto"/>
            <w:left w:val="none" w:sz="0" w:space="0" w:color="auto"/>
            <w:bottom w:val="none" w:sz="0" w:space="0" w:color="auto"/>
            <w:right w:val="none" w:sz="0" w:space="0" w:color="auto"/>
          </w:divBdr>
          <w:divsChild>
            <w:div w:id="141632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57288">
      <w:bodyDiv w:val="1"/>
      <w:marLeft w:val="0"/>
      <w:marRight w:val="0"/>
      <w:marTop w:val="0"/>
      <w:marBottom w:val="0"/>
      <w:divBdr>
        <w:top w:val="none" w:sz="0" w:space="0" w:color="auto"/>
        <w:left w:val="none" w:sz="0" w:space="0" w:color="auto"/>
        <w:bottom w:val="none" w:sz="0" w:space="0" w:color="auto"/>
        <w:right w:val="none" w:sz="0" w:space="0" w:color="auto"/>
      </w:divBdr>
    </w:div>
    <w:div w:id="1738090043">
      <w:bodyDiv w:val="1"/>
      <w:marLeft w:val="0"/>
      <w:marRight w:val="0"/>
      <w:marTop w:val="0"/>
      <w:marBottom w:val="0"/>
      <w:divBdr>
        <w:top w:val="none" w:sz="0" w:space="0" w:color="auto"/>
        <w:left w:val="none" w:sz="0" w:space="0" w:color="auto"/>
        <w:bottom w:val="none" w:sz="0" w:space="0" w:color="auto"/>
        <w:right w:val="none" w:sz="0" w:space="0" w:color="auto"/>
      </w:divBdr>
    </w:div>
    <w:div w:id="1750493119">
      <w:bodyDiv w:val="1"/>
      <w:marLeft w:val="0"/>
      <w:marRight w:val="0"/>
      <w:marTop w:val="0"/>
      <w:marBottom w:val="0"/>
      <w:divBdr>
        <w:top w:val="none" w:sz="0" w:space="0" w:color="auto"/>
        <w:left w:val="none" w:sz="0" w:space="0" w:color="auto"/>
        <w:bottom w:val="none" w:sz="0" w:space="0" w:color="auto"/>
        <w:right w:val="none" w:sz="0" w:space="0" w:color="auto"/>
      </w:divBdr>
      <w:divsChild>
        <w:div w:id="268860375">
          <w:marLeft w:val="0"/>
          <w:marRight w:val="0"/>
          <w:marTop w:val="0"/>
          <w:marBottom w:val="0"/>
          <w:divBdr>
            <w:top w:val="none" w:sz="0" w:space="0" w:color="auto"/>
            <w:left w:val="none" w:sz="0" w:space="0" w:color="auto"/>
            <w:bottom w:val="none" w:sz="0" w:space="0" w:color="auto"/>
            <w:right w:val="none" w:sz="0" w:space="0" w:color="auto"/>
          </w:divBdr>
          <w:divsChild>
            <w:div w:id="34552226">
              <w:marLeft w:val="0"/>
              <w:marRight w:val="0"/>
              <w:marTop w:val="0"/>
              <w:marBottom w:val="0"/>
              <w:divBdr>
                <w:top w:val="none" w:sz="0" w:space="0" w:color="auto"/>
                <w:left w:val="none" w:sz="0" w:space="0" w:color="auto"/>
                <w:bottom w:val="none" w:sz="0" w:space="0" w:color="auto"/>
                <w:right w:val="none" w:sz="0" w:space="0" w:color="auto"/>
              </w:divBdr>
            </w:div>
          </w:divsChild>
        </w:div>
        <w:div w:id="1234505205">
          <w:marLeft w:val="0"/>
          <w:marRight w:val="0"/>
          <w:marTop w:val="0"/>
          <w:marBottom w:val="0"/>
          <w:divBdr>
            <w:top w:val="none" w:sz="0" w:space="0" w:color="auto"/>
            <w:left w:val="none" w:sz="0" w:space="0" w:color="auto"/>
            <w:bottom w:val="none" w:sz="0" w:space="0" w:color="auto"/>
            <w:right w:val="none" w:sz="0" w:space="0" w:color="auto"/>
          </w:divBdr>
          <w:divsChild>
            <w:div w:id="286161530">
              <w:marLeft w:val="0"/>
              <w:marRight w:val="0"/>
              <w:marTop w:val="0"/>
              <w:marBottom w:val="0"/>
              <w:divBdr>
                <w:top w:val="none" w:sz="0" w:space="0" w:color="auto"/>
                <w:left w:val="none" w:sz="0" w:space="0" w:color="auto"/>
                <w:bottom w:val="none" w:sz="0" w:space="0" w:color="auto"/>
                <w:right w:val="none" w:sz="0" w:space="0" w:color="auto"/>
              </w:divBdr>
            </w:div>
          </w:divsChild>
        </w:div>
        <w:div w:id="1509632281">
          <w:marLeft w:val="0"/>
          <w:marRight w:val="0"/>
          <w:marTop w:val="0"/>
          <w:marBottom w:val="0"/>
          <w:divBdr>
            <w:top w:val="none" w:sz="0" w:space="0" w:color="auto"/>
            <w:left w:val="none" w:sz="0" w:space="0" w:color="auto"/>
            <w:bottom w:val="none" w:sz="0" w:space="0" w:color="auto"/>
            <w:right w:val="none" w:sz="0" w:space="0" w:color="auto"/>
          </w:divBdr>
          <w:divsChild>
            <w:div w:id="1868904357">
              <w:marLeft w:val="0"/>
              <w:marRight w:val="0"/>
              <w:marTop w:val="0"/>
              <w:marBottom w:val="0"/>
              <w:divBdr>
                <w:top w:val="none" w:sz="0" w:space="0" w:color="auto"/>
                <w:left w:val="none" w:sz="0" w:space="0" w:color="auto"/>
                <w:bottom w:val="none" w:sz="0" w:space="0" w:color="auto"/>
                <w:right w:val="none" w:sz="0" w:space="0" w:color="auto"/>
              </w:divBdr>
            </w:div>
          </w:divsChild>
        </w:div>
        <w:div w:id="2060861595">
          <w:marLeft w:val="0"/>
          <w:marRight w:val="0"/>
          <w:marTop w:val="0"/>
          <w:marBottom w:val="0"/>
          <w:divBdr>
            <w:top w:val="none" w:sz="0" w:space="0" w:color="auto"/>
            <w:left w:val="none" w:sz="0" w:space="0" w:color="auto"/>
            <w:bottom w:val="none" w:sz="0" w:space="0" w:color="auto"/>
            <w:right w:val="none" w:sz="0" w:space="0" w:color="auto"/>
          </w:divBdr>
          <w:divsChild>
            <w:div w:id="1213083357">
              <w:marLeft w:val="0"/>
              <w:marRight w:val="0"/>
              <w:marTop w:val="0"/>
              <w:marBottom w:val="0"/>
              <w:divBdr>
                <w:top w:val="none" w:sz="0" w:space="0" w:color="auto"/>
                <w:left w:val="none" w:sz="0" w:space="0" w:color="auto"/>
                <w:bottom w:val="none" w:sz="0" w:space="0" w:color="auto"/>
                <w:right w:val="none" w:sz="0" w:space="0" w:color="auto"/>
              </w:divBdr>
            </w:div>
          </w:divsChild>
        </w:div>
        <w:div w:id="746223806">
          <w:marLeft w:val="0"/>
          <w:marRight w:val="0"/>
          <w:marTop w:val="0"/>
          <w:marBottom w:val="0"/>
          <w:divBdr>
            <w:top w:val="none" w:sz="0" w:space="0" w:color="auto"/>
            <w:left w:val="none" w:sz="0" w:space="0" w:color="auto"/>
            <w:bottom w:val="none" w:sz="0" w:space="0" w:color="auto"/>
            <w:right w:val="none" w:sz="0" w:space="0" w:color="auto"/>
          </w:divBdr>
          <w:divsChild>
            <w:div w:id="404492427">
              <w:marLeft w:val="0"/>
              <w:marRight w:val="0"/>
              <w:marTop w:val="0"/>
              <w:marBottom w:val="0"/>
              <w:divBdr>
                <w:top w:val="none" w:sz="0" w:space="0" w:color="auto"/>
                <w:left w:val="none" w:sz="0" w:space="0" w:color="auto"/>
                <w:bottom w:val="none" w:sz="0" w:space="0" w:color="auto"/>
                <w:right w:val="none" w:sz="0" w:space="0" w:color="auto"/>
              </w:divBdr>
            </w:div>
          </w:divsChild>
        </w:div>
        <w:div w:id="267011515">
          <w:marLeft w:val="0"/>
          <w:marRight w:val="0"/>
          <w:marTop w:val="0"/>
          <w:marBottom w:val="0"/>
          <w:divBdr>
            <w:top w:val="none" w:sz="0" w:space="0" w:color="auto"/>
            <w:left w:val="none" w:sz="0" w:space="0" w:color="auto"/>
            <w:bottom w:val="none" w:sz="0" w:space="0" w:color="auto"/>
            <w:right w:val="none" w:sz="0" w:space="0" w:color="auto"/>
          </w:divBdr>
          <w:divsChild>
            <w:div w:id="759064730">
              <w:marLeft w:val="0"/>
              <w:marRight w:val="0"/>
              <w:marTop w:val="0"/>
              <w:marBottom w:val="0"/>
              <w:divBdr>
                <w:top w:val="none" w:sz="0" w:space="0" w:color="auto"/>
                <w:left w:val="none" w:sz="0" w:space="0" w:color="auto"/>
                <w:bottom w:val="none" w:sz="0" w:space="0" w:color="auto"/>
                <w:right w:val="none" w:sz="0" w:space="0" w:color="auto"/>
              </w:divBdr>
            </w:div>
          </w:divsChild>
        </w:div>
        <w:div w:id="1767768938">
          <w:marLeft w:val="0"/>
          <w:marRight w:val="0"/>
          <w:marTop w:val="0"/>
          <w:marBottom w:val="0"/>
          <w:divBdr>
            <w:top w:val="none" w:sz="0" w:space="0" w:color="auto"/>
            <w:left w:val="none" w:sz="0" w:space="0" w:color="auto"/>
            <w:bottom w:val="none" w:sz="0" w:space="0" w:color="auto"/>
            <w:right w:val="none" w:sz="0" w:space="0" w:color="auto"/>
          </w:divBdr>
          <w:divsChild>
            <w:div w:id="757406561">
              <w:marLeft w:val="0"/>
              <w:marRight w:val="0"/>
              <w:marTop w:val="0"/>
              <w:marBottom w:val="0"/>
              <w:divBdr>
                <w:top w:val="none" w:sz="0" w:space="0" w:color="auto"/>
                <w:left w:val="none" w:sz="0" w:space="0" w:color="auto"/>
                <w:bottom w:val="none" w:sz="0" w:space="0" w:color="auto"/>
                <w:right w:val="none" w:sz="0" w:space="0" w:color="auto"/>
              </w:divBdr>
            </w:div>
          </w:divsChild>
        </w:div>
        <w:div w:id="1688216010">
          <w:marLeft w:val="0"/>
          <w:marRight w:val="0"/>
          <w:marTop w:val="0"/>
          <w:marBottom w:val="0"/>
          <w:divBdr>
            <w:top w:val="none" w:sz="0" w:space="0" w:color="auto"/>
            <w:left w:val="none" w:sz="0" w:space="0" w:color="auto"/>
            <w:bottom w:val="none" w:sz="0" w:space="0" w:color="auto"/>
            <w:right w:val="none" w:sz="0" w:space="0" w:color="auto"/>
          </w:divBdr>
          <w:divsChild>
            <w:div w:id="1997951908">
              <w:marLeft w:val="0"/>
              <w:marRight w:val="0"/>
              <w:marTop w:val="0"/>
              <w:marBottom w:val="0"/>
              <w:divBdr>
                <w:top w:val="none" w:sz="0" w:space="0" w:color="auto"/>
                <w:left w:val="none" w:sz="0" w:space="0" w:color="auto"/>
                <w:bottom w:val="none" w:sz="0" w:space="0" w:color="auto"/>
                <w:right w:val="none" w:sz="0" w:space="0" w:color="auto"/>
              </w:divBdr>
            </w:div>
          </w:divsChild>
        </w:div>
        <w:div w:id="1739937720">
          <w:marLeft w:val="0"/>
          <w:marRight w:val="0"/>
          <w:marTop w:val="0"/>
          <w:marBottom w:val="0"/>
          <w:divBdr>
            <w:top w:val="none" w:sz="0" w:space="0" w:color="auto"/>
            <w:left w:val="none" w:sz="0" w:space="0" w:color="auto"/>
            <w:bottom w:val="none" w:sz="0" w:space="0" w:color="auto"/>
            <w:right w:val="none" w:sz="0" w:space="0" w:color="auto"/>
          </w:divBdr>
          <w:divsChild>
            <w:div w:id="1548031324">
              <w:marLeft w:val="0"/>
              <w:marRight w:val="0"/>
              <w:marTop w:val="0"/>
              <w:marBottom w:val="0"/>
              <w:divBdr>
                <w:top w:val="none" w:sz="0" w:space="0" w:color="auto"/>
                <w:left w:val="none" w:sz="0" w:space="0" w:color="auto"/>
                <w:bottom w:val="none" w:sz="0" w:space="0" w:color="auto"/>
                <w:right w:val="none" w:sz="0" w:space="0" w:color="auto"/>
              </w:divBdr>
            </w:div>
          </w:divsChild>
        </w:div>
        <w:div w:id="1533615784">
          <w:marLeft w:val="0"/>
          <w:marRight w:val="0"/>
          <w:marTop w:val="0"/>
          <w:marBottom w:val="0"/>
          <w:divBdr>
            <w:top w:val="none" w:sz="0" w:space="0" w:color="auto"/>
            <w:left w:val="none" w:sz="0" w:space="0" w:color="auto"/>
            <w:bottom w:val="none" w:sz="0" w:space="0" w:color="auto"/>
            <w:right w:val="none" w:sz="0" w:space="0" w:color="auto"/>
          </w:divBdr>
          <w:divsChild>
            <w:div w:id="1191723358">
              <w:marLeft w:val="0"/>
              <w:marRight w:val="0"/>
              <w:marTop w:val="0"/>
              <w:marBottom w:val="0"/>
              <w:divBdr>
                <w:top w:val="none" w:sz="0" w:space="0" w:color="auto"/>
                <w:left w:val="none" w:sz="0" w:space="0" w:color="auto"/>
                <w:bottom w:val="none" w:sz="0" w:space="0" w:color="auto"/>
                <w:right w:val="none" w:sz="0" w:space="0" w:color="auto"/>
              </w:divBdr>
            </w:div>
          </w:divsChild>
        </w:div>
        <w:div w:id="918097029">
          <w:marLeft w:val="0"/>
          <w:marRight w:val="0"/>
          <w:marTop w:val="0"/>
          <w:marBottom w:val="0"/>
          <w:divBdr>
            <w:top w:val="none" w:sz="0" w:space="0" w:color="auto"/>
            <w:left w:val="none" w:sz="0" w:space="0" w:color="auto"/>
            <w:bottom w:val="none" w:sz="0" w:space="0" w:color="auto"/>
            <w:right w:val="none" w:sz="0" w:space="0" w:color="auto"/>
          </w:divBdr>
          <w:divsChild>
            <w:div w:id="616377535">
              <w:marLeft w:val="0"/>
              <w:marRight w:val="0"/>
              <w:marTop w:val="0"/>
              <w:marBottom w:val="0"/>
              <w:divBdr>
                <w:top w:val="none" w:sz="0" w:space="0" w:color="auto"/>
                <w:left w:val="none" w:sz="0" w:space="0" w:color="auto"/>
                <w:bottom w:val="none" w:sz="0" w:space="0" w:color="auto"/>
                <w:right w:val="none" w:sz="0" w:space="0" w:color="auto"/>
              </w:divBdr>
            </w:div>
          </w:divsChild>
        </w:div>
        <w:div w:id="1411927397">
          <w:marLeft w:val="0"/>
          <w:marRight w:val="0"/>
          <w:marTop w:val="0"/>
          <w:marBottom w:val="0"/>
          <w:divBdr>
            <w:top w:val="none" w:sz="0" w:space="0" w:color="auto"/>
            <w:left w:val="none" w:sz="0" w:space="0" w:color="auto"/>
            <w:bottom w:val="none" w:sz="0" w:space="0" w:color="auto"/>
            <w:right w:val="none" w:sz="0" w:space="0" w:color="auto"/>
          </w:divBdr>
          <w:divsChild>
            <w:div w:id="1657951016">
              <w:marLeft w:val="0"/>
              <w:marRight w:val="0"/>
              <w:marTop w:val="0"/>
              <w:marBottom w:val="0"/>
              <w:divBdr>
                <w:top w:val="none" w:sz="0" w:space="0" w:color="auto"/>
                <w:left w:val="none" w:sz="0" w:space="0" w:color="auto"/>
                <w:bottom w:val="none" w:sz="0" w:space="0" w:color="auto"/>
                <w:right w:val="none" w:sz="0" w:space="0" w:color="auto"/>
              </w:divBdr>
            </w:div>
          </w:divsChild>
        </w:div>
        <w:div w:id="1130823725">
          <w:marLeft w:val="0"/>
          <w:marRight w:val="0"/>
          <w:marTop w:val="0"/>
          <w:marBottom w:val="0"/>
          <w:divBdr>
            <w:top w:val="none" w:sz="0" w:space="0" w:color="auto"/>
            <w:left w:val="none" w:sz="0" w:space="0" w:color="auto"/>
            <w:bottom w:val="none" w:sz="0" w:space="0" w:color="auto"/>
            <w:right w:val="none" w:sz="0" w:space="0" w:color="auto"/>
          </w:divBdr>
          <w:divsChild>
            <w:div w:id="1239634511">
              <w:marLeft w:val="0"/>
              <w:marRight w:val="0"/>
              <w:marTop w:val="0"/>
              <w:marBottom w:val="0"/>
              <w:divBdr>
                <w:top w:val="none" w:sz="0" w:space="0" w:color="auto"/>
                <w:left w:val="none" w:sz="0" w:space="0" w:color="auto"/>
                <w:bottom w:val="none" w:sz="0" w:space="0" w:color="auto"/>
                <w:right w:val="none" w:sz="0" w:space="0" w:color="auto"/>
              </w:divBdr>
            </w:div>
          </w:divsChild>
        </w:div>
        <w:div w:id="1888027178">
          <w:marLeft w:val="0"/>
          <w:marRight w:val="0"/>
          <w:marTop w:val="0"/>
          <w:marBottom w:val="0"/>
          <w:divBdr>
            <w:top w:val="none" w:sz="0" w:space="0" w:color="auto"/>
            <w:left w:val="none" w:sz="0" w:space="0" w:color="auto"/>
            <w:bottom w:val="none" w:sz="0" w:space="0" w:color="auto"/>
            <w:right w:val="none" w:sz="0" w:space="0" w:color="auto"/>
          </w:divBdr>
          <w:divsChild>
            <w:div w:id="1182210399">
              <w:marLeft w:val="0"/>
              <w:marRight w:val="0"/>
              <w:marTop w:val="0"/>
              <w:marBottom w:val="0"/>
              <w:divBdr>
                <w:top w:val="none" w:sz="0" w:space="0" w:color="auto"/>
                <w:left w:val="none" w:sz="0" w:space="0" w:color="auto"/>
                <w:bottom w:val="none" w:sz="0" w:space="0" w:color="auto"/>
                <w:right w:val="none" w:sz="0" w:space="0" w:color="auto"/>
              </w:divBdr>
            </w:div>
          </w:divsChild>
        </w:div>
        <w:div w:id="1033726589">
          <w:marLeft w:val="0"/>
          <w:marRight w:val="0"/>
          <w:marTop w:val="0"/>
          <w:marBottom w:val="0"/>
          <w:divBdr>
            <w:top w:val="none" w:sz="0" w:space="0" w:color="auto"/>
            <w:left w:val="none" w:sz="0" w:space="0" w:color="auto"/>
            <w:bottom w:val="none" w:sz="0" w:space="0" w:color="auto"/>
            <w:right w:val="none" w:sz="0" w:space="0" w:color="auto"/>
          </w:divBdr>
          <w:divsChild>
            <w:div w:id="2139643582">
              <w:marLeft w:val="0"/>
              <w:marRight w:val="0"/>
              <w:marTop w:val="0"/>
              <w:marBottom w:val="0"/>
              <w:divBdr>
                <w:top w:val="none" w:sz="0" w:space="0" w:color="auto"/>
                <w:left w:val="none" w:sz="0" w:space="0" w:color="auto"/>
                <w:bottom w:val="none" w:sz="0" w:space="0" w:color="auto"/>
                <w:right w:val="none" w:sz="0" w:space="0" w:color="auto"/>
              </w:divBdr>
            </w:div>
          </w:divsChild>
        </w:div>
        <w:div w:id="1565338643">
          <w:marLeft w:val="0"/>
          <w:marRight w:val="0"/>
          <w:marTop w:val="0"/>
          <w:marBottom w:val="0"/>
          <w:divBdr>
            <w:top w:val="none" w:sz="0" w:space="0" w:color="auto"/>
            <w:left w:val="none" w:sz="0" w:space="0" w:color="auto"/>
            <w:bottom w:val="none" w:sz="0" w:space="0" w:color="auto"/>
            <w:right w:val="none" w:sz="0" w:space="0" w:color="auto"/>
          </w:divBdr>
          <w:divsChild>
            <w:div w:id="1611666789">
              <w:marLeft w:val="0"/>
              <w:marRight w:val="0"/>
              <w:marTop w:val="0"/>
              <w:marBottom w:val="0"/>
              <w:divBdr>
                <w:top w:val="none" w:sz="0" w:space="0" w:color="auto"/>
                <w:left w:val="none" w:sz="0" w:space="0" w:color="auto"/>
                <w:bottom w:val="none" w:sz="0" w:space="0" w:color="auto"/>
                <w:right w:val="none" w:sz="0" w:space="0" w:color="auto"/>
              </w:divBdr>
            </w:div>
          </w:divsChild>
        </w:div>
        <w:div w:id="232278471">
          <w:marLeft w:val="0"/>
          <w:marRight w:val="0"/>
          <w:marTop w:val="0"/>
          <w:marBottom w:val="0"/>
          <w:divBdr>
            <w:top w:val="none" w:sz="0" w:space="0" w:color="auto"/>
            <w:left w:val="none" w:sz="0" w:space="0" w:color="auto"/>
            <w:bottom w:val="none" w:sz="0" w:space="0" w:color="auto"/>
            <w:right w:val="none" w:sz="0" w:space="0" w:color="auto"/>
          </w:divBdr>
          <w:divsChild>
            <w:div w:id="1854682803">
              <w:marLeft w:val="0"/>
              <w:marRight w:val="0"/>
              <w:marTop w:val="0"/>
              <w:marBottom w:val="0"/>
              <w:divBdr>
                <w:top w:val="none" w:sz="0" w:space="0" w:color="auto"/>
                <w:left w:val="none" w:sz="0" w:space="0" w:color="auto"/>
                <w:bottom w:val="none" w:sz="0" w:space="0" w:color="auto"/>
                <w:right w:val="none" w:sz="0" w:space="0" w:color="auto"/>
              </w:divBdr>
            </w:div>
          </w:divsChild>
        </w:div>
        <w:div w:id="1300767404">
          <w:marLeft w:val="0"/>
          <w:marRight w:val="0"/>
          <w:marTop w:val="0"/>
          <w:marBottom w:val="0"/>
          <w:divBdr>
            <w:top w:val="none" w:sz="0" w:space="0" w:color="auto"/>
            <w:left w:val="none" w:sz="0" w:space="0" w:color="auto"/>
            <w:bottom w:val="none" w:sz="0" w:space="0" w:color="auto"/>
            <w:right w:val="none" w:sz="0" w:space="0" w:color="auto"/>
          </w:divBdr>
          <w:divsChild>
            <w:div w:id="1864631608">
              <w:marLeft w:val="0"/>
              <w:marRight w:val="0"/>
              <w:marTop w:val="0"/>
              <w:marBottom w:val="0"/>
              <w:divBdr>
                <w:top w:val="none" w:sz="0" w:space="0" w:color="auto"/>
                <w:left w:val="none" w:sz="0" w:space="0" w:color="auto"/>
                <w:bottom w:val="none" w:sz="0" w:space="0" w:color="auto"/>
                <w:right w:val="none" w:sz="0" w:space="0" w:color="auto"/>
              </w:divBdr>
            </w:div>
          </w:divsChild>
        </w:div>
        <w:div w:id="579800811">
          <w:marLeft w:val="0"/>
          <w:marRight w:val="0"/>
          <w:marTop w:val="0"/>
          <w:marBottom w:val="0"/>
          <w:divBdr>
            <w:top w:val="none" w:sz="0" w:space="0" w:color="auto"/>
            <w:left w:val="none" w:sz="0" w:space="0" w:color="auto"/>
            <w:bottom w:val="none" w:sz="0" w:space="0" w:color="auto"/>
            <w:right w:val="none" w:sz="0" w:space="0" w:color="auto"/>
          </w:divBdr>
          <w:divsChild>
            <w:div w:id="827096480">
              <w:marLeft w:val="0"/>
              <w:marRight w:val="0"/>
              <w:marTop w:val="0"/>
              <w:marBottom w:val="0"/>
              <w:divBdr>
                <w:top w:val="none" w:sz="0" w:space="0" w:color="auto"/>
                <w:left w:val="none" w:sz="0" w:space="0" w:color="auto"/>
                <w:bottom w:val="none" w:sz="0" w:space="0" w:color="auto"/>
                <w:right w:val="none" w:sz="0" w:space="0" w:color="auto"/>
              </w:divBdr>
            </w:div>
          </w:divsChild>
        </w:div>
        <w:div w:id="380597266">
          <w:marLeft w:val="0"/>
          <w:marRight w:val="0"/>
          <w:marTop w:val="0"/>
          <w:marBottom w:val="0"/>
          <w:divBdr>
            <w:top w:val="none" w:sz="0" w:space="0" w:color="auto"/>
            <w:left w:val="none" w:sz="0" w:space="0" w:color="auto"/>
            <w:bottom w:val="none" w:sz="0" w:space="0" w:color="auto"/>
            <w:right w:val="none" w:sz="0" w:space="0" w:color="auto"/>
          </w:divBdr>
          <w:divsChild>
            <w:div w:id="1247953825">
              <w:marLeft w:val="0"/>
              <w:marRight w:val="0"/>
              <w:marTop w:val="0"/>
              <w:marBottom w:val="0"/>
              <w:divBdr>
                <w:top w:val="none" w:sz="0" w:space="0" w:color="auto"/>
                <w:left w:val="none" w:sz="0" w:space="0" w:color="auto"/>
                <w:bottom w:val="none" w:sz="0" w:space="0" w:color="auto"/>
                <w:right w:val="none" w:sz="0" w:space="0" w:color="auto"/>
              </w:divBdr>
            </w:div>
          </w:divsChild>
        </w:div>
        <w:div w:id="1061489125">
          <w:marLeft w:val="0"/>
          <w:marRight w:val="0"/>
          <w:marTop w:val="0"/>
          <w:marBottom w:val="0"/>
          <w:divBdr>
            <w:top w:val="none" w:sz="0" w:space="0" w:color="auto"/>
            <w:left w:val="none" w:sz="0" w:space="0" w:color="auto"/>
            <w:bottom w:val="none" w:sz="0" w:space="0" w:color="auto"/>
            <w:right w:val="none" w:sz="0" w:space="0" w:color="auto"/>
          </w:divBdr>
          <w:divsChild>
            <w:div w:id="2035693580">
              <w:marLeft w:val="0"/>
              <w:marRight w:val="0"/>
              <w:marTop w:val="0"/>
              <w:marBottom w:val="0"/>
              <w:divBdr>
                <w:top w:val="none" w:sz="0" w:space="0" w:color="auto"/>
                <w:left w:val="none" w:sz="0" w:space="0" w:color="auto"/>
                <w:bottom w:val="none" w:sz="0" w:space="0" w:color="auto"/>
                <w:right w:val="none" w:sz="0" w:space="0" w:color="auto"/>
              </w:divBdr>
            </w:div>
          </w:divsChild>
        </w:div>
        <w:div w:id="643697954">
          <w:marLeft w:val="0"/>
          <w:marRight w:val="0"/>
          <w:marTop w:val="0"/>
          <w:marBottom w:val="0"/>
          <w:divBdr>
            <w:top w:val="none" w:sz="0" w:space="0" w:color="auto"/>
            <w:left w:val="none" w:sz="0" w:space="0" w:color="auto"/>
            <w:bottom w:val="none" w:sz="0" w:space="0" w:color="auto"/>
            <w:right w:val="none" w:sz="0" w:space="0" w:color="auto"/>
          </w:divBdr>
          <w:divsChild>
            <w:div w:id="745152809">
              <w:marLeft w:val="0"/>
              <w:marRight w:val="0"/>
              <w:marTop w:val="0"/>
              <w:marBottom w:val="0"/>
              <w:divBdr>
                <w:top w:val="none" w:sz="0" w:space="0" w:color="auto"/>
                <w:left w:val="none" w:sz="0" w:space="0" w:color="auto"/>
                <w:bottom w:val="none" w:sz="0" w:space="0" w:color="auto"/>
                <w:right w:val="none" w:sz="0" w:space="0" w:color="auto"/>
              </w:divBdr>
            </w:div>
          </w:divsChild>
        </w:div>
        <w:div w:id="1953702577">
          <w:marLeft w:val="0"/>
          <w:marRight w:val="0"/>
          <w:marTop w:val="0"/>
          <w:marBottom w:val="0"/>
          <w:divBdr>
            <w:top w:val="none" w:sz="0" w:space="0" w:color="auto"/>
            <w:left w:val="none" w:sz="0" w:space="0" w:color="auto"/>
            <w:bottom w:val="none" w:sz="0" w:space="0" w:color="auto"/>
            <w:right w:val="none" w:sz="0" w:space="0" w:color="auto"/>
          </w:divBdr>
          <w:divsChild>
            <w:div w:id="1328898772">
              <w:marLeft w:val="0"/>
              <w:marRight w:val="0"/>
              <w:marTop w:val="0"/>
              <w:marBottom w:val="0"/>
              <w:divBdr>
                <w:top w:val="none" w:sz="0" w:space="0" w:color="auto"/>
                <w:left w:val="none" w:sz="0" w:space="0" w:color="auto"/>
                <w:bottom w:val="none" w:sz="0" w:space="0" w:color="auto"/>
                <w:right w:val="none" w:sz="0" w:space="0" w:color="auto"/>
              </w:divBdr>
            </w:div>
          </w:divsChild>
        </w:div>
        <w:div w:id="1506826888">
          <w:marLeft w:val="0"/>
          <w:marRight w:val="0"/>
          <w:marTop w:val="0"/>
          <w:marBottom w:val="0"/>
          <w:divBdr>
            <w:top w:val="none" w:sz="0" w:space="0" w:color="auto"/>
            <w:left w:val="none" w:sz="0" w:space="0" w:color="auto"/>
            <w:bottom w:val="none" w:sz="0" w:space="0" w:color="auto"/>
            <w:right w:val="none" w:sz="0" w:space="0" w:color="auto"/>
          </w:divBdr>
          <w:divsChild>
            <w:div w:id="161941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02015">
      <w:bodyDiv w:val="1"/>
      <w:marLeft w:val="0"/>
      <w:marRight w:val="0"/>
      <w:marTop w:val="0"/>
      <w:marBottom w:val="0"/>
      <w:divBdr>
        <w:top w:val="none" w:sz="0" w:space="0" w:color="auto"/>
        <w:left w:val="none" w:sz="0" w:space="0" w:color="auto"/>
        <w:bottom w:val="none" w:sz="0" w:space="0" w:color="auto"/>
        <w:right w:val="none" w:sz="0" w:space="0" w:color="auto"/>
      </w:divBdr>
      <w:divsChild>
        <w:div w:id="97718017">
          <w:marLeft w:val="0"/>
          <w:marRight w:val="0"/>
          <w:marTop w:val="0"/>
          <w:marBottom w:val="0"/>
          <w:divBdr>
            <w:top w:val="none" w:sz="0" w:space="0" w:color="auto"/>
            <w:left w:val="none" w:sz="0" w:space="0" w:color="auto"/>
            <w:bottom w:val="none" w:sz="0" w:space="0" w:color="auto"/>
            <w:right w:val="none" w:sz="0" w:space="0" w:color="auto"/>
          </w:divBdr>
          <w:divsChild>
            <w:div w:id="63600975">
              <w:marLeft w:val="0"/>
              <w:marRight w:val="0"/>
              <w:marTop w:val="0"/>
              <w:marBottom w:val="0"/>
              <w:divBdr>
                <w:top w:val="none" w:sz="0" w:space="0" w:color="auto"/>
                <w:left w:val="none" w:sz="0" w:space="0" w:color="auto"/>
                <w:bottom w:val="none" w:sz="0" w:space="0" w:color="auto"/>
                <w:right w:val="none" w:sz="0" w:space="0" w:color="auto"/>
              </w:divBdr>
            </w:div>
          </w:divsChild>
        </w:div>
        <w:div w:id="1097603470">
          <w:marLeft w:val="0"/>
          <w:marRight w:val="0"/>
          <w:marTop w:val="0"/>
          <w:marBottom w:val="0"/>
          <w:divBdr>
            <w:top w:val="none" w:sz="0" w:space="0" w:color="auto"/>
            <w:left w:val="none" w:sz="0" w:space="0" w:color="auto"/>
            <w:bottom w:val="none" w:sz="0" w:space="0" w:color="auto"/>
            <w:right w:val="none" w:sz="0" w:space="0" w:color="auto"/>
          </w:divBdr>
          <w:divsChild>
            <w:div w:id="639267429">
              <w:marLeft w:val="0"/>
              <w:marRight w:val="0"/>
              <w:marTop w:val="0"/>
              <w:marBottom w:val="0"/>
              <w:divBdr>
                <w:top w:val="none" w:sz="0" w:space="0" w:color="auto"/>
                <w:left w:val="none" w:sz="0" w:space="0" w:color="auto"/>
                <w:bottom w:val="none" w:sz="0" w:space="0" w:color="auto"/>
                <w:right w:val="none" w:sz="0" w:space="0" w:color="auto"/>
              </w:divBdr>
            </w:div>
          </w:divsChild>
        </w:div>
        <w:div w:id="1457605340">
          <w:marLeft w:val="0"/>
          <w:marRight w:val="0"/>
          <w:marTop w:val="0"/>
          <w:marBottom w:val="0"/>
          <w:divBdr>
            <w:top w:val="none" w:sz="0" w:space="0" w:color="auto"/>
            <w:left w:val="none" w:sz="0" w:space="0" w:color="auto"/>
            <w:bottom w:val="none" w:sz="0" w:space="0" w:color="auto"/>
            <w:right w:val="none" w:sz="0" w:space="0" w:color="auto"/>
          </w:divBdr>
          <w:divsChild>
            <w:div w:id="2028362110">
              <w:marLeft w:val="0"/>
              <w:marRight w:val="0"/>
              <w:marTop w:val="0"/>
              <w:marBottom w:val="0"/>
              <w:divBdr>
                <w:top w:val="none" w:sz="0" w:space="0" w:color="auto"/>
                <w:left w:val="none" w:sz="0" w:space="0" w:color="auto"/>
                <w:bottom w:val="none" w:sz="0" w:space="0" w:color="auto"/>
                <w:right w:val="none" w:sz="0" w:space="0" w:color="auto"/>
              </w:divBdr>
            </w:div>
          </w:divsChild>
        </w:div>
        <w:div w:id="658923516">
          <w:marLeft w:val="0"/>
          <w:marRight w:val="0"/>
          <w:marTop w:val="0"/>
          <w:marBottom w:val="0"/>
          <w:divBdr>
            <w:top w:val="none" w:sz="0" w:space="0" w:color="auto"/>
            <w:left w:val="none" w:sz="0" w:space="0" w:color="auto"/>
            <w:bottom w:val="none" w:sz="0" w:space="0" w:color="auto"/>
            <w:right w:val="none" w:sz="0" w:space="0" w:color="auto"/>
          </w:divBdr>
          <w:divsChild>
            <w:div w:id="15934494">
              <w:marLeft w:val="0"/>
              <w:marRight w:val="0"/>
              <w:marTop w:val="0"/>
              <w:marBottom w:val="0"/>
              <w:divBdr>
                <w:top w:val="none" w:sz="0" w:space="0" w:color="auto"/>
                <w:left w:val="none" w:sz="0" w:space="0" w:color="auto"/>
                <w:bottom w:val="none" w:sz="0" w:space="0" w:color="auto"/>
                <w:right w:val="none" w:sz="0" w:space="0" w:color="auto"/>
              </w:divBdr>
            </w:div>
          </w:divsChild>
        </w:div>
        <w:div w:id="808861374">
          <w:marLeft w:val="0"/>
          <w:marRight w:val="0"/>
          <w:marTop w:val="0"/>
          <w:marBottom w:val="0"/>
          <w:divBdr>
            <w:top w:val="none" w:sz="0" w:space="0" w:color="auto"/>
            <w:left w:val="none" w:sz="0" w:space="0" w:color="auto"/>
            <w:bottom w:val="none" w:sz="0" w:space="0" w:color="auto"/>
            <w:right w:val="none" w:sz="0" w:space="0" w:color="auto"/>
          </w:divBdr>
          <w:divsChild>
            <w:div w:id="1863474741">
              <w:marLeft w:val="0"/>
              <w:marRight w:val="0"/>
              <w:marTop w:val="0"/>
              <w:marBottom w:val="0"/>
              <w:divBdr>
                <w:top w:val="none" w:sz="0" w:space="0" w:color="auto"/>
                <w:left w:val="none" w:sz="0" w:space="0" w:color="auto"/>
                <w:bottom w:val="none" w:sz="0" w:space="0" w:color="auto"/>
                <w:right w:val="none" w:sz="0" w:space="0" w:color="auto"/>
              </w:divBdr>
            </w:div>
          </w:divsChild>
        </w:div>
        <w:div w:id="1118334341">
          <w:marLeft w:val="0"/>
          <w:marRight w:val="0"/>
          <w:marTop w:val="0"/>
          <w:marBottom w:val="0"/>
          <w:divBdr>
            <w:top w:val="none" w:sz="0" w:space="0" w:color="auto"/>
            <w:left w:val="none" w:sz="0" w:space="0" w:color="auto"/>
            <w:bottom w:val="none" w:sz="0" w:space="0" w:color="auto"/>
            <w:right w:val="none" w:sz="0" w:space="0" w:color="auto"/>
          </w:divBdr>
          <w:divsChild>
            <w:div w:id="748425636">
              <w:marLeft w:val="0"/>
              <w:marRight w:val="0"/>
              <w:marTop w:val="0"/>
              <w:marBottom w:val="0"/>
              <w:divBdr>
                <w:top w:val="none" w:sz="0" w:space="0" w:color="auto"/>
                <w:left w:val="none" w:sz="0" w:space="0" w:color="auto"/>
                <w:bottom w:val="none" w:sz="0" w:space="0" w:color="auto"/>
                <w:right w:val="none" w:sz="0" w:space="0" w:color="auto"/>
              </w:divBdr>
            </w:div>
          </w:divsChild>
        </w:div>
        <w:div w:id="1774743204">
          <w:marLeft w:val="0"/>
          <w:marRight w:val="0"/>
          <w:marTop w:val="0"/>
          <w:marBottom w:val="0"/>
          <w:divBdr>
            <w:top w:val="none" w:sz="0" w:space="0" w:color="auto"/>
            <w:left w:val="none" w:sz="0" w:space="0" w:color="auto"/>
            <w:bottom w:val="none" w:sz="0" w:space="0" w:color="auto"/>
            <w:right w:val="none" w:sz="0" w:space="0" w:color="auto"/>
          </w:divBdr>
          <w:divsChild>
            <w:div w:id="863980719">
              <w:marLeft w:val="0"/>
              <w:marRight w:val="0"/>
              <w:marTop w:val="0"/>
              <w:marBottom w:val="0"/>
              <w:divBdr>
                <w:top w:val="none" w:sz="0" w:space="0" w:color="auto"/>
                <w:left w:val="none" w:sz="0" w:space="0" w:color="auto"/>
                <w:bottom w:val="none" w:sz="0" w:space="0" w:color="auto"/>
                <w:right w:val="none" w:sz="0" w:space="0" w:color="auto"/>
              </w:divBdr>
            </w:div>
          </w:divsChild>
        </w:div>
        <w:div w:id="1228567453">
          <w:marLeft w:val="0"/>
          <w:marRight w:val="0"/>
          <w:marTop w:val="0"/>
          <w:marBottom w:val="0"/>
          <w:divBdr>
            <w:top w:val="none" w:sz="0" w:space="0" w:color="auto"/>
            <w:left w:val="none" w:sz="0" w:space="0" w:color="auto"/>
            <w:bottom w:val="none" w:sz="0" w:space="0" w:color="auto"/>
            <w:right w:val="none" w:sz="0" w:space="0" w:color="auto"/>
          </w:divBdr>
          <w:divsChild>
            <w:div w:id="939534764">
              <w:marLeft w:val="0"/>
              <w:marRight w:val="0"/>
              <w:marTop w:val="0"/>
              <w:marBottom w:val="0"/>
              <w:divBdr>
                <w:top w:val="none" w:sz="0" w:space="0" w:color="auto"/>
                <w:left w:val="none" w:sz="0" w:space="0" w:color="auto"/>
                <w:bottom w:val="none" w:sz="0" w:space="0" w:color="auto"/>
                <w:right w:val="none" w:sz="0" w:space="0" w:color="auto"/>
              </w:divBdr>
            </w:div>
          </w:divsChild>
        </w:div>
        <w:div w:id="1907913705">
          <w:marLeft w:val="0"/>
          <w:marRight w:val="0"/>
          <w:marTop w:val="0"/>
          <w:marBottom w:val="0"/>
          <w:divBdr>
            <w:top w:val="none" w:sz="0" w:space="0" w:color="auto"/>
            <w:left w:val="none" w:sz="0" w:space="0" w:color="auto"/>
            <w:bottom w:val="none" w:sz="0" w:space="0" w:color="auto"/>
            <w:right w:val="none" w:sz="0" w:space="0" w:color="auto"/>
          </w:divBdr>
          <w:divsChild>
            <w:div w:id="2068868513">
              <w:marLeft w:val="0"/>
              <w:marRight w:val="0"/>
              <w:marTop w:val="0"/>
              <w:marBottom w:val="0"/>
              <w:divBdr>
                <w:top w:val="none" w:sz="0" w:space="0" w:color="auto"/>
                <w:left w:val="none" w:sz="0" w:space="0" w:color="auto"/>
                <w:bottom w:val="none" w:sz="0" w:space="0" w:color="auto"/>
                <w:right w:val="none" w:sz="0" w:space="0" w:color="auto"/>
              </w:divBdr>
            </w:div>
          </w:divsChild>
        </w:div>
        <w:div w:id="923342757">
          <w:marLeft w:val="0"/>
          <w:marRight w:val="0"/>
          <w:marTop w:val="0"/>
          <w:marBottom w:val="0"/>
          <w:divBdr>
            <w:top w:val="none" w:sz="0" w:space="0" w:color="auto"/>
            <w:left w:val="none" w:sz="0" w:space="0" w:color="auto"/>
            <w:bottom w:val="none" w:sz="0" w:space="0" w:color="auto"/>
            <w:right w:val="none" w:sz="0" w:space="0" w:color="auto"/>
          </w:divBdr>
          <w:divsChild>
            <w:div w:id="1842038276">
              <w:marLeft w:val="0"/>
              <w:marRight w:val="0"/>
              <w:marTop w:val="0"/>
              <w:marBottom w:val="0"/>
              <w:divBdr>
                <w:top w:val="none" w:sz="0" w:space="0" w:color="auto"/>
                <w:left w:val="none" w:sz="0" w:space="0" w:color="auto"/>
                <w:bottom w:val="none" w:sz="0" w:space="0" w:color="auto"/>
                <w:right w:val="none" w:sz="0" w:space="0" w:color="auto"/>
              </w:divBdr>
            </w:div>
          </w:divsChild>
        </w:div>
        <w:div w:id="62263981">
          <w:marLeft w:val="0"/>
          <w:marRight w:val="0"/>
          <w:marTop w:val="0"/>
          <w:marBottom w:val="0"/>
          <w:divBdr>
            <w:top w:val="none" w:sz="0" w:space="0" w:color="auto"/>
            <w:left w:val="none" w:sz="0" w:space="0" w:color="auto"/>
            <w:bottom w:val="none" w:sz="0" w:space="0" w:color="auto"/>
            <w:right w:val="none" w:sz="0" w:space="0" w:color="auto"/>
          </w:divBdr>
          <w:divsChild>
            <w:div w:id="784080321">
              <w:marLeft w:val="0"/>
              <w:marRight w:val="0"/>
              <w:marTop w:val="0"/>
              <w:marBottom w:val="0"/>
              <w:divBdr>
                <w:top w:val="none" w:sz="0" w:space="0" w:color="auto"/>
                <w:left w:val="none" w:sz="0" w:space="0" w:color="auto"/>
                <w:bottom w:val="none" w:sz="0" w:space="0" w:color="auto"/>
                <w:right w:val="none" w:sz="0" w:space="0" w:color="auto"/>
              </w:divBdr>
            </w:div>
          </w:divsChild>
        </w:div>
        <w:div w:id="1073621993">
          <w:marLeft w:val="0"/>
          <w:marRight w:val="0"/>
          <w:marTop w:val="0"/>
          <w:marBottom w:val="0"/>
          <w:divBdr>
            <w:top w:val="none" w:sz="0" w:space="0" w:color="auto"/>
            <w:left w:val="none" w:sz="0" w:space="0" w:color="auto"/>
            <w:bottom w:val="none" w:sz="0" w:space="0" w:color="auto"/>
            <w:right w:val="none" w:sz="0" w:space="0" w:color="auto"/>
          </w:divBdr>
          <w:divsChild>
            <w:div w:id="2057311352">
              <w:marLeft w:val="0"/>
              <w:marRight w:val="0"/>
              <w:marTop w:val="0"/>
              <w:marBottom w:val="0"/>
              <w:divBdr>
                <w:top w:val="none" w:sz="0" w:space="0" w:color="auto"/>
                <w:left w:val="none" w:sz="0" w:space="0" w:color="auto"/>
                <w:bottom w:val="none" w:sz="0" w:space="0" w:color="auto"/>
                <w:right w:val="none" w:sz="0" w:space="0" w:color="auto"/>
              </w:divBdr>
            </w:div>
          </w:divsChild>
        </w:div>
        <w:div w:id="964628124">
          <w:marLeft w:val="0"/>
          <w:marRight w:val="0"/>
          <w:marTop w:val="0"/>
          <w:marBottom w:val="0"/>
          <w:divBdr>
            <w:top w:val="none" w:sz="0" w:space="0" w:color="auto"/>
            <w:left w:val="none" w:sz="0" w:space="0" w:color="auto"/>
            <w:bottom w:val="none" w:sz="0" w:space="0" w:color="auto"/>
            <w:right w:val="none" w:sz="0" w:space="0" w:color="auto"/>
          </w:divBdr>
          <w:divsChild>
            <w:div w:id="453332899">
              <w:marLeft w:val="0"/>
              <w:marRight w:val="0"/>
              <w:marTop w:val="0"/>
              <w:marBottom w:val="0"/>
              <w:divBdr>
                <w:top w:val="none" w:sz="0" w:space="0" w:color="auto"/>
                <w:left w:val="none" w:sz="0" w:space="0" w:color="auto"/>
                <w:bottom w:val="none" w:sz="0" w:space="0" w:color="auto"/>
                <w:right w:val="none" w:sz="0" w:space="0" w:color="auto"/>
              </w:divBdr>
            </w:div>
          </w:divsChild>
        </w:div>
        <w:div w:id="530458627">
          <w:marLeft w:val="0"/>
          <w:marRight w:val="0"/>
          <w:marTop w:val="0"/>
          <w:marBottom w:val="0"/>
          <w:divBdr>
            <w:top w:val="none" w:sz="0" w:space="0" w:color="auto"/>
            <w:left w:val="none" w:sz="0" w:space="0" w:color="auto"/>
            <w:bottom w:val="none" w:sz="0" w:space="0" w:color="auto"/>
            <w:right w:val="none" w:sz="0" w:space="0" w:color="auto"/>
          </w:divBdr>
          <w:divsChild>
            <w:div w:id="1444875">
              <w:marLeft w:val="0"/>
              <w:marRight w:val="0"/>
              <w:marTop w:val="0"/>
              <w:marBottom w:val="0"/>
              <w:divBdr>
                <w:top w:val="none" w:sz="0" w:space="0" w:color="auto"/>
                <w:left w:val="none" w:sz="0" w:space="0" w:color="auto"/>
                <w:bottom w:val="none" w:sz="0" w:space="0" w:color="auto"/>
                <w:right w:val="none" w:sz="0" w:space="0" w:color="auto"/>
              </w:divBdr>
            </w:div>
          </w:divsChild>
        </w:div>
        <w:div w:id="646014671">
          <w:marLeft w:val="0"/>
          <w:marRight w:val="0"/>
          <w:marTop w:val="0"/>
          <w:marBottom w:val="0"/>
          <w:divBdr>
            <w:top w:val="none" w:sz="0" w:space="0" w:color="auto"/>
            <w:left w:val="none" w:sz="0" w:space="0" w:color="auto"/>
            <w:bottom w:val="none" w:sz="0" w:space="0" w:color="auto"/>
            <w:right w:val="none" w:sz="0" w:space="0" w:color="auto"/>
          </w:divBdr>
          <w:divsChild>
            <w:div w:id="163128393">
              <w:marLeft w:val="0"/>
              <w:marRight w:val="0"/>
              <w:marTop w:val="0"/>
              <w:marBottom w:val="0"/>
              <w:divBdr>
                <w:top w:val="none" w:sz="0" w:space="0" w:color="auto"/>
                <w:left w:val="none" w:sz="0" w:space="0" w:color="auto"/>
                <w:bottom w:val="none" w:sz="0" w:space="0" w:color="auto"/>
                <w:right w:val="none" w:sz="0" w:space="0" w:color="auto"/>
              </w:divBdr>
            </w:div>
          </w:divsChild>
        </w:div>
        <w:div w:id="1982415513">
          <w:marLeft w:val="0"/>
          <w:marRight w:val="0"/>
          <w:marTop w:val="0"/>
          <w:marBottom w:val="0"/>
          <w:divBdr>
            <w:top w:val="none" w:sz="0" w:space="0" w:color="auto"/>
            <w:left w:val="none" w:sz="0" w:space="0" w:color="auto"/>
            <w:bottom w:val="none" w:sz="0" w:space="0" w:color="auto"/>
            <w:right w:val="none" w:sz="0" w:space="0" w:color="auto"/>
          </w:divBdr>
          <w:divsChild>
            <w:div w:id="779958489">
              <w:marLeft w:val="0"/>
              <w:marRight w:val="0"/>
              <w:marTop w:val="0"/>
              <w:marBottom w:val="0"/>
              <w:divBdr>
                <w:top w:val="none" w:sz="0" w:space="0" w:color="auto"/>
                <w:left w:val="none" w:sz="0" w:space="0" w:color="auto"/>
                <w:bottom w:val="none" w:sz="0" w:space="0" w:color="auto"/>
                <w:right w:val="none" w:sz="0" w:space="0" w:color="auto"/>
              </w:divBdr>
            </w:div>
          </w:divsChild>
        </w:div>
        <w:div w:id="806050568">
          <w:marLeft w:val="0"/>
          <w:marRight w:val="0"/>
          <w:marTop w:val="0"/>
          <w:marBottom w:val="0"/>
          <w:divBdr>
            <w:top w:val="none" w:sz="0" w:space="0" w:color="auto"/>
            <w:left w:val="none" w:sz="0" w:space="0" w:color="auto"/>
            <w:bottom w:val="none" w:sz="0" w:space="0" w:color="auto"/>
            <w:right w:val="none" w:sz="0" w:space="0" w:color="auto"/>
          </w:divBdr>
          <w:divsChild>
            <w:div w:id="367754317">
              <w:marLeft w:val="0"/>
              <w:marRight w:val="0"/>
              <w:marTop w:val="0"/>
              <w:marBottom w:val="0"/>
              <w:divBdr>
                <w:top w:val="none" w:sz="0" w:space="0" w:color="auto"/>
                <w:left w:val="none" w:sz="0" w:space="0" w:color="auto"/>
                <w:bottom w:val="none" w:sz="0" w:space="0" w:color="auto"/>
                <w:right w:val="none" w:sz="0" w:space="0" w:color="auto"/>
              </w:divBdr>
            </w:div>
          </w:divsChild>
        </w:div>
        <w:div w:id="1852835961">
          <w:marLeft w:val="0"/>
          <w:marRight w:val="0"/>
          <w:marTop w:val="0"/>
          <w:marBottom w:val="0"/>
          <w:divBdr>
            <w:top w:val="none" w:sz="0" w:space="0" w:color="auto"/>
            <w:left w:val="none" w:sz="0" w:space="0" w:color="auto"/>
            <w:bottom w:val="none" w:sz="0" w:space="0" w:color="auto"/>
            <w:right w:val="none" w:sz="0" w:space="0" w:color="auto"/>
          </w:divBdr>
          <w:divsChild>
            <w:div w:id="2009363684">
              <w:marLeft w:val="0"/>
              <w:marRight w:val="0"/>
              <w:marTop w:val="0"/>
              <w:marBottom w:val="0"/>
              <w:divBdr>
                <w:top w:val="none" w:sz="0" w:space="0" w:color="auto"/>
                <w:left w:val="none" w:sz="0" w:space="0" w:color="auto"/>
                <w:bottom w:val="none" w:sz="0" w:space="0" w:color="auto"/>
                <w:right w:val="none" w:sz="0" w:space="0" w:color="auto"/>
              </w:divBdr>
            </w:div>
          </w:divsChild>
        </w:div>
        <w:div w:id="356852536">
          <w:marLeft w:val="0"/>
          <w:marRight w:val="0"/>
          <w:marTop w:val="0"/>
          <w:marBottom w:val="0"/>
          <w:divBdr>
            <w:top w:val="none" w:sz="0" w:space="0" w:color="auto"/>
            <w:left w:val="none" w:sz="0" w:space="0" w:color="auto"/>
            <w:bottom w:val="none" w:sz="0" w:space="0" w:color="auto"/>
            <w:right w:val="none" w:sz="0" w:space="0" w:color="auto"/>
          </w:divBdr>
          <w:divsChild>
            <w:div w:id="475420709">
              <w:marLeft w:val="0"/>
              <w:marRight w:val="0"/>
              <w:marTop w:val="0"/>
              <w:marBottom w:val="0"/>
              <w:divBdr>
                <w:top w:val="none" w:sz="0" w:space="0" w:color="auto"/>
                <w:left w:val="none" w:sz="0" w:space="0" w:color="auto"/>
                <w:bottom w:val="none" w:sz="0" w:space="0" w:color="auto"/>
                <w:right w:val="none" w:sz="0" w:space="0" w:color="auto"/>
              </w:divBdr>
            </w:div>
          </w:divsChild>
        </w:div>
        <w:div w:id="490366643">
          <w:marLeft w:val="0"/>
          <w:marRight w:val="0"/>
          <w:marTop w:val="0"/>
          <w:marBottom w:val="0"/>
          <w:divBdr>
            <w:top w:val="none" w:sz="0" w:space="0" w:color="auto"/>
            <w:left w:val="none" w:sz="0" w:space="0" w:color="auto"/>
            <w:bottom w:val="none" w:sz="0" w:space="0" w:color="auto"/>
            <w:right w:val="none" w:sz="0" w:space="0" w:color="auto"/>
          </w:divBdr>
          <w:divsChild>
            <w:div w:id="1049912464">
              <w:marLeft w:val="0"/>
              <w:marRight w:val="0"/>
              <w:marTop w:val="0"/>
              <w:marBottom w:val="0"/>
              <w:divBdr>
                <w:top w:val="none" w:sz="0" w:space="0" w:color="auto"/>
                <w:left w:val="none" w:sz="0" w:space="0" w:color="auto"/>
                <w:bottom w:val="none" w:sz="0" w:space="0" w:color="auto"/>
                <w:right w:val="none" w:sz="0" w:space="0" w:color="auto"/>
              </w:divBdr>
            </w:div>
          </w:divsChild>
        </w:div>
        <w:div w:id="1878347586">
          <w:marLeft w:val="0"/>
          <w:marRight w:val="0"/>
          <w:marTop w:val="0"/>
          <w:marBottom w:val="0"/>
          <w:divBdr>
            <w:top w:val="none" w:sz="0" w:space="0" w:color="auto"/>
            <w:left w:val="none" w:sz="0" w:space="0" w:color="auto"/>
            <w:bottom w:val="none" w:sz="0" w:space="0" w:color="auto"/>
            <w:right w:val="none" w:sz="0" w:space="0" w:color="auto"/>
          </w:divBdr>
          <w:divsChild>
            <w:div w:id="421340042">
              <w:marLeft w:val="0"/>
              <w:marRight w:val="0"/>
              <w:marTop w:val="0"/>
              <w:marBottom w:val="0"/>
              <w:divBdr>
                <w:top w:val="none" w:sz="0" w:space="0" w:color="auto"/>
                <w:left w:val="none" w:sz="0" w:space="0" w:color="auto"/>
                <w:bottom w:val="none" w:sz="0" w:space="0" w:color="auto"/>
                <w:right w:val="none" w:sz="0" w:space="0" w:color="auto"/>
              </w:divBdr>
            </w:div>
          </w:divsChild>
        </w:div>
        <w:div w:id="1590384655">
          <w:marLeft w:val="0"/>
          <w:marRight w:val="0"/>
          <w:marTop w:val="0"/>
          <w:marBottom w:val="0"/>
          <w:divBdr>
            <w:top w:val="none" w:sz="0" w:space="0" w:color="auto"/>
            <w:left w:val="none" w:sz="0" w:space="0" w:color="auto"/>
            <w:bottom w:val="none" w:sz="0" w:space="0" w:color="auto"/>
            <w:right w:val="none" w:sz="0" w:space="0" w:color="auto"/>
          </w:divBdr>
          <w:divsChild>
            <w:div w:id="677512014">
              <w:marLeft w:val="0"/>
              <w:marRight w:val="0"/>
              <w:marTop w:val="0"/>
              <w:marBottom w:val="0"/>
              <w:divBdr>
                <w:top w:val="none" w:sz="0" w:space="0" w:color="auto"/>
                <w:left w:val="none" w:sz="0" w:space="0" w:color="auto"/>
                <w:bottom w:val="none" w:sz="0" w:space="0" w:color="auto"/>
                <w:right w:val="none" w:sz="0" w:space="0" w:color="auto"/>
              </w:divBdr>
            </w:div>
          </w:divsChild>
        </w:div>
        <w:div w:id="1802456703">
          <w:marLeft w:val="0"/>
          <w:marRight w:val="0"/>
          <w:marTop w:val="0"/>
          <w:marBottom w:val="0"/>
          <w:divBdr>
            <w:top w:val="none" w:sz="0" w:space="0" w:color="auto"/>
            <w:left w:val="none" w:sz="0" w:space="0" w:color="auto"/>
            <w:bottom w:val="none" w:sz="0" w:space="0" w:color="auto"/>
            <w:right w:val="none" w:sz="0" w:space="0" w:color="auto"/>
          </w:divBdr>
          <w:divsChild>
            <w:div w:id="1597861031">
              <w:marLeft w:val="0"/>
              <w:marRight w:val="0"/>
              <w:marTop w:val="0"/>
              <w:marBottom w:val="0"/>
              <w:divBdr>
                <w:top w:val="none" w:sz="0" w:space="0" w:color="auto"/>
                <w:left w:val="none" w:sz="0" w:space="0" w:color="auto"/>
                <w:bottom w:val="none" w:sz="0" w:space="0" w:color="auto"/>
                <w:right w:val="none" w:sz="0" w:space="0" w:color="auto"/>
              </w:divBdr>
            </w:div>
          </w:divsChild>
        </w:div>
        <w:div w:id="1186871898">
          <w:marLeft w:val="0"/>
          <w:marRight w:val="0"/>
          <w:marTop w:val="0"/>
          <w:marBottom w:val="0"/>
          <w:divBdr>
            <w:top w:val="none" w:sz="0" w:space="0" w:color="auto"/>
            <w:left w:val="none" w:sz="0" w:space="0" w:color="auto"/>
            <w:bottom w:val="none" w:sz="0" w:space="0" w:color="auto"/>
            <w:right w:val="none" w:sz="0" w:space="0" w:color="auto"/>
          </w:divBdr>
          <w:divsChild>
            <w:div w:id="5513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335318">
      <w:bodyDiv w:val="1"/>
      <w:marLeft w:val="0"/>
      <w:marRight w:val="0"/>
      <w:marTop w:val="0"/>
      <w:marBottom w:val="0"/>
      <w:divBdr>
        <w:top w:val="none" w:sz="0" w:space="0" w:color="auto"/>
        <w:left w:val="none" w:sz="0" w:space="0" w:color="auto"/>
        <w:bottom w:val="none" w:sz="0" w:space="0" w:color="auto"/>
        <w:right w:val="none" w:sz="0" w:space="0" w:color="auto"/>
      </w:divBdr>
    </w:div>
    <w:div w:id="1936205138">
      <w:bodyDiv w:val="1"/>
      <w:marLeft w:val="0"/>
      <w:marRight w:val="0"/>
      <w:marTop w:val="0"/>
      <w:marBottom w:val="0"/>
      <w:divBdr>
        <w:top w:val="none" w:sz="0" w:space="0" w:color="auto"/>
        <w:left w:val="none" w:sz="0" w:space="0" w:color="auto"/>
        <w:bottom w:val="none" w:sz="0" w:space="0" w:color="auto"/>
        <w:right w:val="none" w:sz="0" w:space="0" w:color="auto"/>
      </w:divBdr>
    </w:div>
    <w:div w:id="2014801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image" Target="media/image8.jpe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jpeg"/><Relationship Id="rId42" Type="http://schemas.openxmlformats.org/officeDocument/2006/relationships/footer" Target="foot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2.png"/><Relationship Id="rId29" Type="http://schemas.openxmlformats.org/officeDocument/2006/relationships/image" Target="media/image11.jpe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6.jp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8.jpeg"/><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image" Target="media/image13.jpe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7.jpg"/><Relationship Id="rId33" Type="http://schemas.openxmlformats.org/officeDocument/2006/relationships/image" Target="media/image15.jpeg"/><Relationship Id="rId38"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9326aaa1-dc5b-400b-9b33-8992d719744b">
      <Terms xmlns="http://schemas.microsoft.com/office/infopath/2007/PartnerControls"/>
    </lcf76f155ced4ddcb4097134ff3c332f>
    <TaxCatchAll xmlns="79ee5b46-ae3d-4101-a402-de0b5256da3d"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13DD7C0D1421740A6CEBC0EBDB9DDD4" ma:contentTypeVersion="11" ma:contentTypeDescription="Create a new document." ma:contentTypeScope="" ma:versionID="8719ea187cb6c3047df7a3603bd68cf4">
  <xsd:schema xmlns:xsd="http://www.w3.org/2001/XMLSchema" xmlns:xs="http://www.w3.org/2001/XMLSchema" xmlns:p="http://schemas.microsoft.com/office/2006/metadata/properties" xmlns:ns2="9326aaa1-dc5b-400b-9b33-8992d719744b" xmlns:ns3="79ee5b46-ae3d-4101-a402-de0b5256da3d" targetNamespace="http://schemas.microsoft.com/office/2006/metadata/properties" ma:root="true" ma:fieldsID="1174e953af6199441f3a3044d5f9ed63" ns2:_="" ns3:_="">
    <xsd:import namespace="9326aaa1-dc5b-400b-9b33-8992d719744b"/>
    <xsd:import namespace="79ee5b46-ae3d-4101-a402-de0b5256da3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26aaa1-dc5b-400b-9b33-8992d71974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528e5b72-a11e-43e4-996b-2cb2b326d1f2"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9ee5b46-ae3d-4101-a402-de0b5256da3d"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096e7834-8338-4e7e-9a71-20fda19bc98c}" ma:internalName="TaxCatchAll" ma:showField="CatchAllData" ma:web="79ee5b46-ae3d-4101-a402-de0b5256da3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B1A3D11-5B6C-4EE8-AFA8-8BCF748B5D66}">
  <ds:schemaRefs>
    <ds:schemaRef ds:uri="http://schemas.openxmlformats.org/officeDocument/2006/bibliography"/>
  </ds:schemaRefs>
</ds:datastoreItem>
</file>

<file path=customXml/itemProps2.xml><?xml version="1.0" encoding="utf-8"?>
<ds:datastoreItem xmlns:ds="http://schemas.openxmlformats.org/officeDocument/2006/customXml" ds:itemID="{2BF0890A-7C9B-4C52-8AC9-11228C05DC04}">
  <ds:schemaRefs>
    <ds:schemaRef ds:uri="http://schemas.microsoft.com/sharepoint/v3/contenttype/forms"/>
  </ds:schemaRefs>
</ds:datastoreItem>
</file>

<file path=customXml/itemProps3.xml><?xml version="1.0" encoding="utf-8"?>
<ds:datastoreItem xmlns:ds="http://schemas.openxmlformats.org/officeDocument/2006/customXml" ds:itemID="{FFFFC592-1E95-4034-BB74-24257A3B7FD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EB4E8B8-F4B2-4A18-BF4B-4F9571752124}"/>
</file>

<file path=docProps/app.xml><?xml version="1.0" encoding="utf-8"?>
<Properties xmlns="http://schemas.openxmlformats.org/officeDocument/2006/extended-properties" xmlns:vt="http://schemas.openxmlformats.org/officeDocument/2006/docPropsVTypes">
  <Template>Normal.dotm</Template>
  <TotalTime>1213</TotalTime>
  <Pages>30</Pages>
  <Words>3865</Words>
  <Characters>22032</Characters>
  <Application>Microsoft Office Word</Application>
  <DocSecurity>0</DocSecurity>
  <Lines>183</Lines>
  <Paragraphs>51</Paragraphs>
  <ScaleCrop>false</ScaleCrop>
  <Company>Texas A&amp;M University</Company>
  <LinksUpToDate>false</LinksUpToDate>
  <CharactersWithSpaces>25846</CharactersWithSpaces>
  <SharedDoc>false</SharedDoc>
  <HLinks>
    <vt:vector size="252" baseType="variant">
      <vt:variant>
        <vt:i4>1966135</vt:i4>
      </vt:variant>
      <vt:variant>
        <vt:i4>254</vt:i4>
      </vt:variant>
      <vt:variant>
        <vt:i4>0</vt:i4>
      </vt:variant>
      <vt:variant>
        <vt:i4>5</vt:i4>
      </vt:variant>
      <vt:variant>
        <vt:lpwstr/>
      </vt:variant>
      <vt:variant>
        <vt:lpwstr>_Toc184332105</vt:lpwstr>
      </vt:variant>
      <vt:variant>
        <vt:i4>1966135</vt:i4>
      </vt:variant>
      <vt:variant>
        <vt:i4>248</vt:i4>
      </vt:variant>
      <vt:variant>
        <vt:i4>0</vt:i4>
      </vt:variant>
      <vt:variant>
        <vt:i4>5</vt:i4>
      </vt:variant>
      <vt:variant>
        <vt:lpwstr/>
      </vt:variant>
      <vt:variant>
        <vt:lpwstr>_Toc184332104</vt:lpwstr>
      </vt:variant>
      <vt:variant>
        <vt:i4>1966135</vt:i4>
      </vt:variant>
      <vt:variant>
        <vt:i4>242</vt:i4>
      </vt:variant>
      <vt:variant>
        <vt:i4>0</vt:i4>
      </vt:variant>
      <vt:variant>
        <vt:i4>5</vt:i4>
      </vt:variant>
      <vt:variant>
        <vt:lpwstr/>
      </vt:variant>
      <vt:variant>
        <vt:lpwstr>_Toc184332103</vt:lpwstr>
      </vt:variant>
      <vt:variant>
        <vt:i4>1966135</vt:i4>
      </vt:variant>
      <vt:variant>
        <vt:i4>236</vt:i4>
      </vt:variant>
      <vt:variant>
        <vt:i4>0</vt:i4>
      </vt:variant>
      <vt:variant>
        <vt:i4>5</vt:i4>
      </vt:variant>
      <vt:variant>
        <vt:lpwstr/>
      </vt:variant>
      <vt:variant>
        <vt:lpwstr>_Toc184332102</vt:lpwstr>
      </vt:variant>
      <vt:variant>
        <vt:i4>1966135</vt:i4>
      </vt:variant>
      <vt:variant>
        <vt:i4>230</vt:i4>
      </vt:variant>
      <vt:variant>
        <vt:i4>0</vt:i4>
      </vt:variant>
      <vt:variant>
        <vt:i4>5</vt:i4>
      </vt:variant>
      <vt:variant>
        <vt:lpwstr/>
      </vt:variant>
      <vt:variant>
        <vt:lpwstr>_Toc184332101</vt:lpwstr>
      </vt:variant>
      <vt:variant>
        <vt:i4>1966135</vt:i4>
      </vt:variant>
      <vt:variant>
        <vt:i4>224</vt:i4>
      </vt:variant>
      <vt:variant>
        <vt:i4>0</vt:i4>
      </vt:variant>
      <vt:variant>
        <vt:i4>5</vt:i4>
      </vt:variant>
      <vt:variant>
        <vt:lpwstr/>
      </vt:variant>
      <vt:variant>
        <vt:lpwstr>_Toc184332100</vt:lpwstr>
      </vt:variant>
      <vt:variant>
        <vt:i4>1507382</vt:i4>
      </vt:variant>
      <vt:variant>
        <vt:i4>218</vt:i4>
      </vt:variant>
      <vt:variant>
        <vt:i4>0</vt:i4>
      </vt:variant>
      <vt:variant>
        <vt:i4>5</vt:i4>
      </vt:variant>
      <vt:variant>
        <vt:lpwstr/>
      </vt:variant>
      <vt:variant>
        <vt:lpwstr>_Toc184332099</vt:lpwstr>
      </vt:variant>
      <vt:variant>
        <vt:i4>1507382</vt:i4>
      </vt:variant>
      <vt:variant>
        <vt:i4>212</vt:i4>
      </vt:variant>
      <vt:variant>
        <vt:i4>0</vt:i4>
      </vt:variant>
      <vt:variant>
        <vt:i4>5</vt:i4>
      </vt:variant>
      <vt:variant>
        <vt:lpwstr/>
      </vt:variant>
      <vt:variant>
        <vt:lpwstr>_Toc184332098</vt:lpwstr>
      </vt:variant>
      <vt:variant>
        <vt:i4>1507382</vt:i4>
      </vt:variant>
      <vt:variant>
        <vt:i4>206</vt:i4>
      </vt:variant>
      <vt:variant>
        <vt:i4>0</vt:i4>
      </vt:variant>
      <vt:variant>
        <vt:i4>5</vt:i4>
      </vt:variant>
      <vt:variant>
        <vt:lpwstr/>
      </vt:variant>
      <vt:variant>
        <vt:lpwstr>_Toc184332097</vt:lpwstr>
      </vt:variant>
      <vt:variant>
        <vt:i4>1507382</vt:i4>
      </vt:variant>
      <vt:variant>
        <vt:i4>200</vt:i4>
      </vt:variant>
      <vt:variant>
        <vt:i4>0</vt:i4>
      </vt:variant>
      <vt:variant>
        <vt:i4>5</vt:i4>
      </vt:variant>
      <vt:variant>
        <vt:lpwstr/>
      </vt:variant>
      <vt:variant>
        <vt:lpwstr>_Toc184332096</vt:lpwstr>
      </vt:variant>
      <vt:variant>
        <vt:i4>1507382</vt:i4>
      </vt:variant>
      <vt:variant>
        <vt:i4>194</vt:i4>
      </vt:variant>
      <vt:variant>
        <vt:i4>0</vt:i4>
      </vt:variant>
      <vt:variant>
        <vt:i4>5</vt:i4>
      </vt:variant>
      <vt:variant>
        <vt:lpwstr/>
      </vt:variant>
      <vt:variant>
        <vt:lpwstr>_Toc184332095</vt:lpwstr>
      </vt:variant>
      <vt:variant>
        <vt:i4>1507382</vt:i4>
      </vt:variant>
      <vt:variant>
        <vt:i4>188</vt:i4>
      </vt:variant>
      <vt:variant>
        <vt:i4>0</vt:i4>
      </vt:variant>
      <vt:variant>
        <vt:i4>5</vt:i4>
      </vt:variant>
      <vt:variant>
        <vt:lpwstr/>
      </vt:variant>
      <vt:variant>
        <vt:lpwstr>_Toc184332094</vt:lpwstr>
      </vt:variant>
      <vt:variant>
        <vt:i4>1507382</vt:i4>
      </vt:variant>
      <vt:variant>
        <vt:i4>182</vt:i4>
      </vt:variant>
      <vt:variant>
        <vt:i4>0</vt:i4>
      </vt:variant>
      <vt:variant>
        <vt:i4>5</vt:i4>
      </vt:variant>
      <vt:variant>
        <vt:lpwstr/>
      </vt:variant>
      <vt:variant>
        <vt:lpwstr>_Toc184332093</vt:lpwstr>
      </vt:variant>
      <vt:variant>
        <vt:i4>1507382</vt:i4>
      </vt:variant>
      <vt:variant>
        <vt:i4>176</vt:i4>
      </vt:variant>
      <vt:variant>
        <vt:i4>0</vt:i4>
      </vt:variant>
      <vt:variant>
        <vt:i4>5</vt:i4>
      </vt:variant>
      <vt:variant>
        <vt:lpwstr/>
      </vt:variant>
      <vt:variant>
        <vt:lpwstr>_Toc184332092</vt:lpwstr>
      </vt:variant>
      <vt:variant>
        <vt:i4>1703989</vt:i4>
      </vt:variant>
      <vt:variant>
        <vt:i4>167</vt:i4>
      </vt:variant>
      <vt:variant>
        <vt:i4>0</vt:i4>
      </vt:variant>
      <vt:variant>
        <vt:i4>5</vt:i4>
      </vt:variant>
      <vt:variant>
        <vt:lpwstr/>
      </vt:variant>
      <vt:variant>
        <vt:lpwstr>_Toc184324223</vt:lpwstr>
      </vt:variant>
      <vt:variant>
        <vt:i4>1245247</vt:i4>
      </vt:variant>
      <vt:variant>
        <vt:i4>158</vt:i4>
      </vt:variant>
      <vt:variant>
        <vt:i4>0</vt:i4>
      </vt:variant>
      <vt:variant>
        <vt:i4>5</vt:i4>
      </vt:variant>
      <vt:variant>
        <vt:lpwstr/>
      </vt:variant>
      <vt:variant>
        <vt:lpwstr>_Toc184328879</vt:lpwstr>
      </vt:variant>
      <vt:variant>
        <vt:i4>1245247</vt:i4>
      </vt:variant>
      <vt:variant>
        <vt:i4>152</vt:i4>
      </vt:variant>
      <vt:variant>
        <vt:i4>0</vt:i4>
      </vt:variant>
      <vt:variant>
        <vt:i4>5</vt:i4>
      </vt:variant>
      <vt:variant>
        <vt:lpwstr/>
      </vt:variant>
      <vt:variant>
        <vt:lpwstr>_Toc184328878</vt:lpwstr>
      </vt:variant>
      <vt:variant>
        <vt:i4>1245247</vt:i4>
      </vt:variant>
      <vt:variant>
        <vt:i4>146</vt:i4>
      </vt:variant>
      <vt:variant>
        <vt:i4>0</vt:i4>
      </vt:variant>
      <vt:variant>
        <vt:i4>5</vt:i4>
      </vt:variant>
      <vt:variant>
        <vt:lpwstr/>
      </vt:variant>
      <vt:variant>
        <vt:lpwstr>_Toc184328877</vt:lpwstr>
      </vt:variant>
      <vt:variant>
        <vt:i4>1245247</vt:i4>
      </vt:variant>
      <vt:variant>
        <vt:i4>140</vt:i4>
      </vt:variant>
      <vt:variant>
        <vt:i4>0</vt:i4>
      </vt:variant>
      <vt:variant>
        <vt:i4>5</vt:i4>
      </vt:variant>
      <vt:variant>
        <vt:lpwstr/>
      </vt:variant>
      <vt:variant>
        <vt:lpwstr>_Toc184328876</vt:lpwstr>
      </vt:variant>
      <vt:variant>
        <vt:i4>1245247</vt:i4>
      </vt:variant>
      <vt:variant>
        <vt:i4>134</vt:i4>
      </vt:variant>
      <vt:variant>
        <vt:i4>0</vt:i4>
      </vt:variant>
      <vt:variant>
        <vt:i4>5</vt:i4>
      </vt:variant>
      <vt:variant>
        <vt:lpwstr/>
      </vt:variant>
      <vt:variant>
        <vt:lpwstr>_Toc184328875</vt:lpwstr>
      </vt:variant>
      <vt:variant>
        <vt:i4>1245247</vt:i4>
      </vt:variant>
      <vt:variant>
        <vt:i4>128</vt:i4>
      </vt:variant>
      <vt:variant>
        <vt:i4>0</vt:i4>
      </vt:variant>
      <vt:variant>
        <vt:i4>5</vt:i4>
      </vt:variant>
      <vt:variant>
        <vt:lpwstr/>
      </vt:variant>
      <vt:variant>
        <vt:lpwstr>_Toc184328874</vt:lpwstr>
      </vt:variant>
      <vt:variant>
        <vt:i4>1245247</vt:i4>
      </vt:variant>
      <vt:variant>
        <vt:i4>122</vt:i4>
      </vt:variant>
      <vt:variant>
        <vt:i4>0</vt:i4>
      </vt:variant>
      <vt:variant>
        <vt:i4>5</vt:i4>
      </vt:variant>
      <vt:variant>
        <vt:lpwstr/>
      </vt:variant>
      <vt:variant>
        <vt:lpwstr>_Toc184328873</vt:lpwstr>
      </vt:variant>
      <vt:variant>
        <vt:i4>1245247</vt:i4>
      </vt:variant>
      <vt:variant>
        <vt:i4>116</vt:i4>
      </vt:variant>
      <vt:variant>
        <vt:i4>0</vt:i4>
      </vt:variant>
      <vt:variant>
        <vt:i4>5</vt:i4>
      </vt:variant>
      <vt:variant>
        <vt:lpwstr/>
      </vt:variant>
      <vt:variant>
        <vt:lpwstr>_Toc184328872</vt:lpwstr>
      </vt:variant>
      <vt:variant>
        <vt:i4>1245247</vt:i4>
      </vt:variant>
      <vt:variant>
        <vt:i4>110</vt:i4>
      </vt:variant>
      <vt:variant>
        <vt:i4>0</vt:i4>
      </vt:variant>
      <vt:variant>
        <vt:i4>5</vt:i4>
      </vt:variant>
      <vt:variant>
        <vt:lpwstr/>
      </vt:variant>
      <vt:variant>
        <vt:lpwstr>_Toc184328871</vt:lpwstr>
      </vt:variant>
      <vt:variant>
        <vt:i4>1245247</vt:i4>
      </vt:variant>
      <vt:variant>
        <vt:i4>104</vt:i4>
      </vt:variant>
      <vt:variant>
        <vt:i4>0</vt:i4>
      </vt:variant>
      <vt:variant>
        <vt:i4>5</vt:i4>
      </vt:variant>
      <vt:variant>
        <vt:lpwstr/>
      </vt:variant>
      <vt:variant>
        <vt:lpwstr>_Toc184328870</vt:lpwstr>
      </vt:variant>
      <vt:variant>
        <vt:i4>1179711</vt:i4>
      </vt:variant>
      <vt:variant>
        <vt:i4>98</vt:i4>
      </vt:variant>
      <vt:variant>
        <vt:i4>0</vt:i4>
      </vt:variant>
      <vt:variant>
        <vt:i4>5</vt:i4>
      </vt:variant>
      <vt:variant>
        <vt:lpwstr/>
      </vt:variant>
      <vt:variant>
        <vt:lpwstr>_Toc184328869</vt:lpwstr>
      </vt:variant>
      <vt:variant>
        <vt:i4>1179711</vt:i4>
      </vt:variant>
      <vt:variant>
        <vt:i4>92</vt:i4>
      </vt:variant>
      <vt:variant>
        <vt:i4>0</vt:i4>
      </vt:variant>
      <vt:variant>
        <vt:i4>5</vt:i4>
      </vt:variant>
      <vt:variant>
        <vt:lpwstr/>
      </vt:variant>
      <vt:variant>
        <vt:lpwstr>_Toc184328868</vt:lpwstr>
      </vt:variant>
      <vt:variant>
        <vt:i4>1179711</vt:i4>
      </vt:variant>
      <vt:variant>
        <vt:i4>86</vt:i4>
      </vt:variant>
      <vt:variant>
        <vt:i4>0</vt:i4>
      </vt:variant>
      <vt:variant>
        <vt:i4>5</vt:i4>
      </vt:variant>
      <vt:variant>
        <vt:lpwstr/>
      </vt:variant>
      <vt:variant>
        <vt:lpwstr>_Toc184328867</vt:lpwstr>
      </vt:variant>
      <vt:variant>
        <vt:i4>1179711</vt:i4>
      </vt:variant>
      <vt:variant>
        <vt:i4>80</vt:i4>
      </vt:variant>
      <vt:variant>
        <vt:i4>0</vt:i4>
      </vt:variant>
      <vt:variant>
        <vt:i4>5</vt:i4>
      </vt:variant>
      <vt:variant>
        <vt:lpwstr/>
      </vt:variant>
      <vt:variant>
        <vt:lpwstr>_Toc184328866</vt:lpwstr>
      </vt:variant>
      <vt:variant>
        <vt:i4>1179711</vt:i4>
      </vt:variant>
      <vt:variant>
        <vt:i4>74</vt:i4>
      </vt:variant>
      <vt:variant>
        <vt:i4>0</vt:i4>
      </vt:variant>
      <vt:variant>
        <vt:i4>5</vt:i4>
      </vt:variant>
      <vt:variant>
        <vt:lpwstr/>
      </vt:variant>
      <vt:variant>
        <vt:lpwstr>_Toc184328865</vt:lpwstr>
      </vt:variant>
      <vt:variant>
        <vt:i4>1179711</vt:i4>
      </vt:variant>
      <vt:variant>
        <vt:i4>68</vt:i4>
      </vt:variant>
      <vt:variant>
        <vt:i4>0</vt:i4>
      </vt:variant>
      <vt:variant>
        <vt:i4>5</vt:i4>
      </vt:variant>
      <vt:variant>
        <vt:lpwstr/>
      </vt:variant>
      <vt:variant>
        <vt:lpwstr>_Toc184328864</vt:lpwstr>
      </vt:variant>
      <vt:variant>
        <vt:i4>1179711</vt:i4>
      </vt:variant>
      <vt:variant>
        <vt:i4>62</vt:i4>
      </vt:variant>
      <vt:variant>
        <vt:i4>0</vt:i4>
      </vt:variant>
      <vt:variant>
        <vt:i4>5</vt:i4>
      </vt:variant>
      <vt:variant>
        <vt:lpwstr/>
      </vt:variant>
      <vt:variant>
        <vt:lpwstr>_Toc184328863</vt:lpwstr>
      </vt:variant>
      <vt:variant>
        <vt:i4>1179711</vt:i4>
      </vt:variant>
      <vt:variant>
        <vt:i4>56</vt:i4>
      </vt:variant>
      <vt:variant>
        <vt:i4>0</vt:i4>
      </vt:variant>
      <vt:variant>
        <vt:i4>5</vt:i4>
      </vt:variant>
      <vt:variant>
        <vt:lpwstr/>
      </vt:variant>
      <vt:variant>
        <vt:lpwstr>_Toc184328862</vt:lpwstr>
      </vt:variant>
      <vt:variant>
        <vt:i4>1179711</vt:i4>
      </vt:variant>
      <vt:variant>
        <vt:i4>50</vt:i4>
      </vt:variant>
      <vt:variant>
        <vt:i4>0</vt:i4>
      </vt:variant>
      <vt:variant>
        <vt:i4>5</vt:i4>
      </vt:variant>
      <vt:variant>
        <vt:lpwstr/>
      </vt:variant>
      <vt:variant>
        <vt:lpwstr>_Toc184328861</vt:lpwstr>
      </vt:variant>
      <vt:variant>
        <vt:i4>1179711</vt:i4>
      </vt:variant>
      <vt:variant>
        <vt:i4>44</vt:i4>
      </vt:variant>
      <vt:variant>
        <vt:i4>0</vt:i4>
      </vt:variant>
      <vt:variant>
        <vt:i4>5</vt:i4>
      </vt:variant>
      <vt:variant>
        <vt:lpwstr/>
      </vt:variant>
      <vt:variant>
        <vt:lpwstr>_Toc184328860</vt:lpwstr>
      </vt:variant>
      <vt:variant>
        <vt:i4>1114175</vt:i4>
      </vt:variant>
      <vt:variant>
        <vt:i4>38</vt:i4>
      </vt:variant>
      <vt:variant>
        <vt:i4>0</vt:i4>
      </vt:variant>
      <vt:variant>
        <vt:i4>5</vt:i4>
      </vt:variant>
      <vt:variant>
        <vt:lpwstr/>
      </vt:variant>
      <vt:variant>
        <vt:lpwstr>_Toc184328859</vt:lpwstr>
      </vt:variant>
      <vt:variant>
        <vt:i4>1114175</vt:i4>
      </vt:variant>
      <vt:variant>
        <vt:i4>32</vt:i4>
      </vt:variant>
      <vt:variant>
        <vt:i4>0</vt:i4>
      </vt:variant>
      <vt:variant>
        <vt:i4>5</vt:i4>
      </vt:variant>
      <vt:variant>
        <vt:lpwstr/>
      </vt:variant>
      <vt:variant>
        <vt:lpwstr>_Toc184328858</vt:lpwstr>
      </vt:variant>
      <vt:variant>
        <vt:i4>1114175</vt:i4>
      </vt:variant>
      <vt:variant>
        <vt:i4>26</vt:i4>
      </vt:variant>
      <vt:variant>
        <vt:i4>0</vt:i4>
      </vt:variant>
      <vt:variant>
        <vt:i4>5</vt:i4>
      </vt:variant>
      <vt:variant>
        <vt:lpwstr/>
      </vt:variant>
      <vt:variant>
        <vt:lpwstr>_Toc184328857</vt:lpwstr>
      </vt:variant>
      <vt:variant>
        <vt:i4>1114175</vt:i4>
      </vt:variant>
      <vt:variant>
        <vt:i4>20</vt:i4>
      </vt:variant>
      <vt:variant>
        <vt:i4>0</vt:i4>
      </vt:variant>
      <vt:variant>
        <vt:i4>5</vt:i4>
      </vt:variant>
      <vt:variant>
        <vt:lpwstr/>
      </vt:variant>
      <vt:variant>
        <vt:lpwstr>_Toc184328856</vt:lpwstr>
      </vt:variant>
      <vt:variant>
        <vt:i4>1114175</vt:i4>
      </vt:variant>
      <vt:variant>
        <vt:i4>14</vt:i4>
      </vt:variant>
      <vt:variant>
        <vt:i4>0</vt:i4>
      </vt:variant>
      <vt:variant>
        <vt:i4>5</vt:i4>
      </vt:variant>
      <vt:variant>
        <vt:lpwstr/>
      </vt:variant>
      <vt:variant>
        <vt:lpwstr>_Toc184328855</vt:lpwstr>
      </vt:variant>
      <vt:variant>
        <vt:i4>1114175</vt:i4>
      </vt:variant>
      <vt:variant>
        <vt:i4>8</vt:i4>
      </vt:variant>
      <vt:variant>
        <vt:i4>0</vt:i4>
      </vt:variant>
      <vt:variant>
        <vt:i4>5</vt:i4>
      </vt:variant>
      <vt:variant>
        <vt:lpwstr/>
      </vt:variant>
      <vt:variant>
        <vt:lpwstr>_Toc184328854</vt:lpwstr>
      </vt:variant>
      <vt:variant>
        <vt:i4>1114175</vt:i4>
      </vt:variant>
      <vt:variant>
        <vt:i4>2</vt:i4>
      </vt:variant>
      <vt:variant>
        <vt:i4>0</vt:i4>
      </vt:variant>
      <vt:variant>
        <vt:i4>5</vt:i4>
      </vt:variant>
      <vt:variant>
        <vt:lpwstr/>
      </vt:variant>
      <vt:variant>
        <vt:lpwstr>_Toc184328853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CONOPS</dc:title>
  <dc:subject/>
  <dc:creator>John Lusher II</dc:creator>
  <cp:keywords/>
  <dc:description/>
  <cp:lastModifiedBy>Rader, Aidan D</cp:lastModifiedBy>
  <cp:revision>443</cp:revision>
  <cp:lastPrinted>2024-12-06T05:58:00Z</cp:lastPrinted>
  <dcterms:created xsi:type="dcterms:W3CDTF">2016-01-26T23:44:00Z</dcterms:created>
  <dcterms:modified xsi:type="dcterms:W3CDTF">2024-12-06T22:26:00Z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0x010100D13DD7C0D1421740A6CEBC0EBDB9DDD4</vt:lpwstr>
  </property>
  <property fmtid="{D5CDD505-2E9C-101B-9397-08002B2CF9AE}" pid="3" name="SubmissionID">
    <vt:lpwstr/>
  </property>
  <property fmtid="{D5CDD505-2E9C-101B-9397-08002B2CF9AE}" pid="4" name="Status">
    <vt:lpwstr>PC Review</vt:lpwstr>
  </property>
</Properties>
</file>